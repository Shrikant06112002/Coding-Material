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76F" w:rsidRPr="008A076F" w:rsidRDefault="008A076F" w:rsidP="002A0B75">
      <w:pPr>
        <w:pStyle w:val="Heading2"/>
        <w:shd w:val="clear" w:color="auto" w:fill="FFFFFF"/>
        <w:spacing w:line="372" w:lineRule="atLeast"/>
        <w:rPr>
          <w:rFonts w:ascii="Source Sans Pro" w:eastAsia="Times New Roman" w:hAnsi="Source Sans Pro" w:cs="Times New Roman"/>
          <w:color w:val="222222"/>
          <w:sz w:val="27"/>
          <w:szCs w:val="27"/>
        </w:rPr>
      </w:pPr>
      <w:r>
        <w:rPr>
          <w:rFonts w:ascii="Source Sans Pro" w:eastAsia="Times New Roman" w:hAnsi="Source Sans Pro" w:cs="Times New Roman"/>
          <w:color w:val="222222"/>
          <w:sz w:val="27"/>
          <w:szCs w:val="27"/>
        </w:rPr>
        <w:t xml:space="preserve">Add GUI plug </w:t>
      </w:r>
      <w:r w:rsidR="002A0B75">
        <w:rPr>
          <w:rFonts w:ascii="Source Sans Pro" w:eastAsia="Times New Roman" w:hAnsi="Source Sans Pro" w:cs="Times New Roman"/>
          <w:color w:val="222222"/>
          <w:sz w:val="27"/>
          <w:szCs w:val="27"/>
        </w:rPr>
        <w:t>in Eclipse</w:t>
      </w:r>
      <w:r>
        <w:rPr>
          <w:rFonts w:ascii="Source Sans Pro" w:eastAsia="Times New Roman" w:hAnsi="Source Sans Pro" w:cs="Times New Roman"/>
          <w:color w:val="222222"/>
          <w:sz w:val="27"/>
          <w:szCs w:val="27"/>
        </w:rPr>
        <w:t xml:space="preserve"> –link::</w:t>
      </w:r>
      <w:r w:rsidRPr="008A076F">
        <w:t xml:space="preserve"> </w:t>
      </w:r>
      <w:r w:rsidRPr="008A076F">
        <w:rPr>
          <w:rFonts w:ascii="Source Sans Pro" w:eastAsia="Times New Roman" w:hAnsi="Source Sans Pro" w:cs="Times New Roman"/>
          <w:color w:val="222222"/>
          <w:sz w:val="27"/>
          <w:szCs w:val="27"/>
        </w:rPr>
        <w:t>https://www.youtube.com/watch?v=oeswfZz4IW0</w:t>
      </w:r>
    </w:p>
    <w:p w:rsidR="004849D8" w:rsidRDefault="004849D8" w:rsidP="00764668">
      <w:pPr>
        <w:pStyle w:val="Heading2"/>
        <w:shd w:val="clear" w:color="auto" w:fill="FFFFFF"/>
        <w:spacing w:line="372" w:lineRule="atLeast"/>
        <w:jc w:val="both"/>
        <w:rPr>
          <w:rFonts w:ascii="Source Sans Pro" w:hAnsi="Source Sans Pro"/>
          <w:color w:val="222222"/>
          <w:sz w:val="39"/>
          <w:szCs w:val="39"/>
        </w:rPr>
      </w:pPr>
      <w:r w:rsidRPr="006F0716">
        <w:rPr>
          <w:rFonts w:ascii="Source Sans Pro" w:hAnsi="Source Sans Pro"/>
          <w:color w:val="222222"/>
          <w:sz w:val="39"/>
          <w:szCs w:val="39"/>
          <w:highlight w:val="darkCyan"/>
        </w:rPr>
        <w:t>What is GUI in Java?</w:t>
      </w:r>
    </w:p>
    <w:p w:rsidR="004849D8" w:rsidRPr="004849D8" w:rsidRDefault="004849D8" w:rsidP="00764668">
      <w:pPr>
        <w:pStyle w:val="NormalWeb"/>
        <w:shd w:val="clear" w:color="auto" w:fill="FFFFFF"/>
        <w:jc w:val="both"/>
        <w:rPr>
          <w:rFonts w:ascii="Source Sans Pro" w:hAnsi="Source Sans Pro"/>
          <w:color w:val="222222"/>
          <w:sz w:val="27"/>
          <w:szCs w:val="27"/>
        </w:rPr>
      </w:pPr>
      <w:r w:rsidRPr="004849D8">
        <w:rPr>
          <w:rStyle w:val="Strong"/>
          <w:rFonts w:ascii="Source Sans Pro" w:hAnsi="Source Sans Pro"/>
          <w:color w:val="222222"/>
          <w:sz w:val="27"/>
          <w:szCs w:val="27"/>
        </w:rPr>
        <w:t>GUI (Graphical User Interface) in Java</w:t>
      </w:r>
      <w:r w:rsidRPr="004849D8">
        <w:rPr>
          <w:rFonts w:ascii="Source Sans Pro" w:hAnsi="Source Sans Pro"/>
          <w:color w:val="222222"/>
          <w:sz w:val="27"/>
          <w:szCs w:val="27"/>
        </w:rPr>
        <w:t> is an easy-to-use visual experience builder for Java applications. It is mainly made of graphical components like buttons, labels, windows, etc. through which the user can interact with an application. GUI plays an important role to build easy interfaces for Java applications.</w:t>
      </w:r>
    </w:p>
    <w:p w:rsidR="0051537C" w:rsidRDefault="0051537C" w:rsidP="00764668">
      <w:pPr>
        <w:pStyle w:val="NormalWeb"/>
        <w:shd w:val="clear" w:color="auto" w:fill="FFFFFF"/>
        <w:spacing w:line="360" w:lineRule="auto"/>
        <w:jc w:val="both"/>
        <w:rPr>
          <w:b/>
          <w:color w:val="000000"/>
        </w:rPr>
      </w:pPr>
    </w:p>
    <w:p w:rsidR="004849D8" w:rsidRDefault="004849D8" w:rsidP="00764668">
      <w:pPr>
        <w:pStyle w:val="NormalWeb"/>
        <w:shd w:val="clear" w:color="auto" w:fill="FFFFFF"/>
        <w:spacing w:line="360" w:lineRule="auto"/>
        <w:jc w:val="both"/>
        <w:rPr>
          <w:b/>
          <w:color w:val="000000"/>
        </w:rPr>
      </w:pPr>
    </w:p>
    <w:p w:rsidR="004849D8" w:rsidRDefault="004849D8" w:rsidP="00764668">
      <w:pPr>
        <w:pStyle w:val="NormalWeb"/>
        <w:shd w:val="clear" w:color="auto" w:fill="FFFFFF"/>
        <w:spacing w:line="360" w:lineRule="auto"/>
        <w:jc w:val="both"/>
        <w:rPr>
          <w:b/>
          <w:color w:val="000000"/>
        </w:rPr>
      </w:pPr>
      <w:r>
        <w:rPr>
          <w:noProof/>
          <w:lang w:bidi="mr-IN"/>
        </w:rPr>
        <w:drawing>
          <wp:inline distT="0" distB="0" distL="0" distR="0">
            <wp:extent cx="5943600" cy="160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1600835"/>
                    </a:xfrm>
                    <a:prstGeom prst="rect">
                      <a:avLst/>
                    </a:prstGeom>
                  </pic:spPr>
                </pic:pic>
              </a:graphicData>
            </a:graphic>
          </wp:inline>
        </w:drawing>
      </w:r>
    </w:p>
    <w:p w:rsidR="004849D8" w:rsidRDefault="004849D8" w:rsidP="00764668">
      <w:pPr>
        <w:pStyle w:val="NormalWeb"/>
        <w:shd w:val="clear" w:color="auto" w:fill="FFFFFF"/>
        <w:spacing w:line="360" w:lineRule="auto"/>
        <w:jc w:val="both"/>
        <w:rPr>
          <w:b/>
          <w:color w:val="000000"/>
        </w:rPr>
      </w:pPr>
    </w:p>
    <w:p w:rsidR="004849D8" w:rsidRPr="004849D8" w:rsidRDefault="004849D8" w:rsidP="00764668">
      <w:pPr>
        <w:pStyle w:val="NormalWeb"/>
        <w:shd w:val="clear" w:color="auto" w:fill="FFFFFF"/>
        <w:spacing w:line="360" w:lineRule="auto"/>
        <w:jc w:val="both"/>
        <w:rPr>
          <w:b/>
          <w:color w:val="000000"/>
        </w:rPr>
      </w:pPr>
      <w:r>
        <w:rPr>
          <w:noProof/>
          <w:lang w:bidi="mr-IN"/>
        </w:rPr>
        <w:drawing>
          <wp:inline distT="0" distB="0" distL="0" distR="0">
            <wp:extent cx="5943600" cy="228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2286635"/>
                    </a:xfrm>
                    <a:prstGeom prst="rect">
                      <a:avLst/>
                    </a:prstGeom>
                  </pic:spPr>
                </pic:pic>
              </a:graphicData>
            </a:graphic>
          </wp:inline>
        </w:drawing>
      </w:r>
    </w:p>
    <w:p w:rsidR="0051537C" w:rsidRPr="00D45056" w:rsidRDefault="0051537C" w:rsidP="00764668">
      <w:pPr>
        <w:spacing w:after="0" w:line="360" w:lineRule="auto"/>
        <w:jc w:val="both"/>
        <w:rPr>
          <w:rFonts w:ascii="Times New Roman" w:eastAsia="Times New Roman" w:hAnsi="Times New Roman" w:cs="Times New Roman"/>
          <w:color w:val="000000"/>
          <w:sz w:val="24"/>
          <w:szCs w:val="24"/>
        </w:rPr>
      </w:pPr>
    </w:p>
    <w:p w:rsidR="0051537C" w:rsidRPr="00D45056" w:rsidRDefault="0051537C" w:rsidP="00764668">
      <w:pPr>
        <w:pStyle w:val="NormalWeb"/>
        <w:shd w:val="clear" w:color="auto" w:fill="FFFFFF"/>
        <w:spacing w:line="360" w:lineRule="auto"/>
        <w:jc w:val="both"/>
        <w:rPr>
          <w:color w:val="610B38"/>
          <w:kern w:val="36"/>
          <w:sz w:val="36"/>
        </w:rPr>
      </w:pPr>
      <w:r w:rsidRPr="00D45056">
        <w:rPr>
          <w:color w:val="610B38"/>
          <w:kern w:val="36"/>
          <w:sz w:val="36"/>
          <w:highlight w:val="yellow"/>
        </w:rPr>
        <w:lastRenderedPageBreak/>
        <w:t>AWT and Swing in Java</w:t>
      </w:r>
    </w:p>
    <w:p w:rsidR="00955F8C" w:rsidRDefault="0051537C" w:rsidP="00764668">
      <w:pPr>
        <w:pStyle w:val="NormalWeb"/>
        <w:shd w:val="clear" w:color="auto" w:fill="FFFFFF"/>
        <w:spacing w:line="360" w:lineRule="auto"/>
        <w:jc w:val="both"/>
        <w:rPr>
          <w:color w:val="000000"/>
        </w:rPr>
      </w:pPr>
      <w:r w:rsidRPr="00D45056">
        <w:rPr>
          <w:color w:val="000000"/>
        </w:rPr>
        <w:t xml:space="preserve">AWT and Swing are used to develop window-based applications in Java. </w:t>
      </w:r>
    </w:p>
    <w:p w:rsidR="0051537C" w:rsidRPr="00D45056" w:rsidRDefault="0051537C" w:rsidP="00764668">
      <w:pPr>
        <w:pStyle w:val="NormalWeb"/>
        <w:shd w:val="clear" w:color="auto" w:fill="FFFFFF"/>
        <w:spacing w:line="360" w:lineRule="auto"/>
        <w:jc w:val="both"/>
        <w:rPr>
          <w:color w:val="000000"/>
        </w:rPr>
      </w:pPr>
      <w:r w:rsidRPr="00D45056">
        <w:rPr>
          <w:color w:val="000000"/>
        </w:rPr>
        <w:t>Awt is an abstract window toolkit that provides various component classes like Label, Button, TextField, etc., to show window components on the screen. All these classes are part of the Java.awt package.</w:t>
      </w:r>
    </w:p>
    <w:p w:rsidR="0051537C" w:rsidRPr="00D45056" w:rsidRDefault="0051537C" w:rsidP="00764668">
      <w:pPr>
        <w:pStyle w:val="NormalWeb"/>
        <w:shd w:val="clear" w:color="auto" w:fill="FFFFFF"/>
        <w:spacing w:line="360" w:lineRule="auto"/>
        <w:jc w:val="both"/>
        <w:rPr>
          <w:color w:val="000000"/>
        </w:rPr>
      </w:pPr>
      <w:r w:rsidRPr="00D45056">
        <w:rPr>
          <w:color w:val="000000"/>
        </w:rPr>
        <w:t>Swing is the part of JFC (Java Foundation Classes) built on the top of AWT and written entirely in </w:t>
      </w:r>
      <w:hyperlink r:id="rId10" w:history="1">
        <w:r w:rsidRPr="00D45056">
          <w:rPr>
            <w:rStyle w:val="Hyperlink"/>
            <w:color w:val="008000"/>
          </w:rPr>
          <w:t>Java</w:t>
        </w:r>
      </w:hyperlink>
      <w:r w:rsidRPr="00D45056">
        <w:rPr>
          <w:color w:val="000000"/>
        </w:rPr>
        <w:t>. The javax.swing API provides all the component classes like JButton, JTextField, JCheckbox, JMenu, etc.</w:t>
      </w:r>
    </w:p>
    <w:p w:rsidR="0051537C" w:rsidRPr="00D45056" w:rsidRDefault="0051537C" w:rsidP="00764668">
      <w:pPr>
        <w:pStyle w:val="NormalWeb"/>
        <w:shd w:val="clear" w:color="auto" w:fill="FFFFFF"/>
        <w:spacing w:line="360" w:lineRule="auto"/>
        <w:jc w:val="both"/>
        <w:rPr>
          <w:color w:val="000000"/>
        </w:rPr>
      </w:pPr>
      <w:r w:rsidRPr="00D45056">
        <w:rPr>
          <w:color w:val="000000"/>
        </w:rPr>
        <w:t>The components of Swing are platform-independent, i.e., swing doesn't depend on the operating system to show the components. Also, the Swing's components are lightweight. The main differences between </w:t>
      </w:r>
      <w:hyperlink r:id="rId11" w:history="1">
        <w:r w:rsidRPr="00D45056">
          <w:rPr>
            <w:rStyle w:val="Hyperlink"/>
            <w:color w:val="008000"/>
          </w:rPr>
          <w:t>AWT</w:t>
        </w:r>
      </w:hyperlink>
      <w:r w:rsidRPr="00D45056">
        <w:rPr>
          <w:color w:val="000000"/>
        </w:rPr>
        <w:t> and </w:t>
      </w:r>
      <w:hyperlink r:id="rId12" w:history="1">
        <w:r w:rsidRPr="00D45056">
          <w:rPr>
            <w:rStyle w:val="Hyperlink"/>
            <w:color w:val="008000"/>
          </w:rPr>
          <w:t>Swing</w:t>
        </w:r>
      </w:hyperlink>
      <w:r w:rsidRPr="00D45056">
        <w:rPr>
          <w:color w:val="000000"/>
        </w:rPr>
        <w:t> are given in the following table.</w:t>
      </w:r>
    </w:p>
    <w:p w:rsidR="00506CF8" w:rsidRPr="00D45056" w:rsidRDefault="00286320"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lastRenderedPageBreak/>
        <w:drawing>
          <wp:inline distT="0" distB="0" distL="0" distR="0">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402965"/>
                    </a:xfrm>
                    <a:prstGeom prst="rect">
                      <a:avLst/>
                    </a:prstGeom>
                  </pic:spPr>
                </pic:pic>
              </a:graphicData>
            </a:graphic>
          </wp:inline>
        </w:drawing>
      </w:r>
      <w:r w:rsidRPr="00D45056">
        <w:rPr>
          <w:rFonts w:ascii="Times New Roman" w:hAnsi="Times New Roman" w:cs="Times New Roman"/>
          <w:noProof/>
          <w:lang w:bidi="mr-IN"/>
        </w:rPr>
        <w:drawing>
          <wp:inline distT="0" distB="0" distL="0" distR="0">
            <wp:extent cx="5943600" cy="2434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2434590"/>
                    </a:xfrm>
                    <a:prstGeom prst="rect">
                      <a:avLst/>
                    </a:prstGeom>
                  </pic:spPr>
                </pic:pic>
              </a:graphicData>
            </a:graphic>
          </wp:inline>
        </w:drawing>
      </w:r>
    </w:p>
    <w:p w:rsidR="00FB524A" w:rsidRPr="00D45056" w:rsidRDefault="00FB524A" w:rsidP="00764668">
      <w:pPr>
        <w:spacing w:line="360" w:lineRule="auto"/>
        <w:jc w:val="both"/>
        <w:rPr>
          <w:rFonts w:ascii="Times New Roman" w:hAnsi="Times New Roman" w:cs="Times New Roman"/>
          <w:color w:val="000000"/>
          <w:sz w:val="21"/>
          <w:szCs w:val="21"/>
        </w:rPr>
      </w:pPr>
    </w:p>
    <w:p w:rsidR="00FB524A" w:rsidRPr="00D45056" w:rsidRDefault="00FB524A" w:rsidP="00764668">
      <w:pPr>
        <w:spacing w:line="360" w:lineRule="auto"/>
        <w:jc w:val="both"/>
        <w:rPr>
          <w:rFonts w:ascii="Times New Roman" w:hAnsi="Times New Roman" w:cs="Times New Roman"/>
          <w:b/>
          <w:bCs/>
          <w:color w:val="610B38"/>
          <w:sz w:val="44"/>
          <w:szCs w:val="44"/>
        </w:rPr>
      </w:pPr>
      <w:r w:rsidRPr="00D45056">
        <w:rPr>
          <w:rFonts w:ascii="Times New Roman" w:hAnsi="Times New Roman" w:cs="Times New Roman"/>
          <w:b/>
          <w:bCs/>
          <w:color w:val="610B38"/>
          <w:sz w:val="44"/>
          <w:szCs w:val="44"/>
          <w:highlight w:val="green"/>
        </w:rPr>
        <w:t>Java AWT</w:t>
      </w:r>
      <w:r w:rsidRPr="00D45056">
        <w:rPr>
          <w:rFonts w:ascii="Times New Roman" w:hAnsi="Times New Roman" w:cs="Times New Roman"/>
          <w:b/>
          <w:bCs/>
          <w:color w:val="610B38"/>
          <w:sz w:val="44"/>
          <w:szCs w:val="44"/>
        </w:rPr>
        <w:t xml:space="preserve"> </w:t>
      </w:r>
    </w:p>
    <w:p w:rsidR="00FB524A" w:rsidRPr="00D45056" w:rsidRDefault="00FB524A"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0000"/>
          <w:sz w:val="21"/>
          <w:szCs w:val="21"/>
        </w:rPr>
        <w:t>Java AWT</w:t>
      </w:r>
      <w:r w:rsidRPr="00D45056">
        <w:rPr>
          <w:rFonts w:ascii="Times New Roman" w:eastAsia="Times New Roman" w:hAnsi="Times New Roman" w:cs="Times New Roman"/>
          <w:color w:val="000000"/>
          <w:sz w:val="21"/>
          <w:szCs w:val="21"/>
        </w:rPr>
        <w:t> (Abstract Window Toolkit) is </w:t>
      </w:r>
      <w:r w:rsidRPr="00D45056">
        <w:rPr>
          <w:rFonts w:ascii="Times New Roman" w:eastAsia="Times New Roman" w:hAnsi="Times New Roman" w:cs="Times New Roman"/>
          <w:i/>
          <w:iCs/>
          <w:color w:val="000000"/>
          <w:sz w:val="21"/>
          <w:szCs w:val="21"/>
        </w:rPr>
        <w:t>an API to develop GUI or window-based applications</w:t>
      </w:r>
      <w:r w:rsidRPr="00D45056">
        <w:rPr>
          <w:rFonts w:ascii="Times New Roman" w:eastAsia="Times New Roman" w:hAnsi="Times New Roman" w:cs="Times New Roman"/>
          <w:color w:val="000000"/>
          <w:sz w:val="21"/>
          <w:szCs w:val="21"/>
        </w:rPr>
        <w:t> in java.</w:t>
      </w:r>
    </w:p>
    <w:p w:rsidR="00FB524A" w:rsidRPr="00D45056" w:rsidRDefault="00FB524A"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Java AWT components are platform-dependent i.e. components are displayed according to the view of operating system. AWT is heavyweight i.e. its components are using the resources of OS.</w:t>
      </w:r>
    </w:p>
    <w:p w:rsidR="00FB524A" w:rsidRPr="00D45056" w:rsidRDefault="00FB524A"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lastRenderedPageBreak/>
        <w:t>The java.awt </w:t>
      </w:r>
      <w:hyperlink r:id="rId15" w:history="1">
        <w:r w:rsidRPr="00D45056">
          <w:rPr>
            <w:rFonts w:ascii="Times New Roman" w:eastAsia="Times New Roman" w:hAnsi="Times New Roman" w:cs="Times New Roman"/>
            <w:color w:val="008000"/>
            <w:sz w:val="21"/>
            <w:szCs w:val="21"/>
            <w:u w:val="single"/>
          </w:rPr>
          <w:t>package</w:t>
        </w:r>
      </w:hyperlink>
      <w:r w:rsidRPr="00D45056">
        <w:rPr>
          <w:rFonts w:ascii="Times New Roman" w:eastAsia="Times New Roman" w:hAnsi="Times New Roman" w:cs="Times New Roman"/>
          <w:color w:val="000000"/>
          <w:sz w:val="21"/>
          <w:szCs w:val="21"/>
        </w:rPr>
        <w:t> provides </w:t>
      </w:r>
      <w:hyperlink r:id="rId16" w:history="1">
        <w:r w:rsidRPr="00D45056">
          <w:rPr>
            <w:rFonts w:ascii="Times New Roman" w:eastAsia="Times New Roman" w:hAnsi="Times New Roman" w:cs="Times New Roman"/>
            <w:color w:val="008000"/>
            <w:sz w:val="21"/>
            <w:szCs w:val="21"/>
            <w:u w:val="single"/>
          </w:rPr>
          <w:t>classes</w:t>
        </w:r>
      </w:hyperlink>
      <w:r w:rsidRPr="00D45056">
        <w:rPr>
          <w:rFonts w:ascii="Times New Roman" w:eastAsia="Times New Roman" w:hAnsi="Times New Roman" w:cs="Times New Roman"/>
          <w:color w:val="000000"/>
          <w:sz w:val="21"/>
          <w:szCs w:val="21"/>
        </w:rPr>
        <w:t> for AWT api such as </w:t>
      </w:r>
      <w:hyperlink r:id="rId17" w:history="1">
        <w:r w:rsidRPr="00D45056">
          <w:rPr>
            <w:rFonts w:ascii="Times New Roman" w:eastAsia="Times New Roman" w:hAnsi="Times New Roman" w:cs="Times New Roman"/>
            <w:color w:val="008000"/>
            <w:sz w:val="21"/>
            <w:szCs w:val="21"/>
            <w:u w:val="single"/>
          </w:rPr>
          <w:t>TextField</w:t>
        </w:r>
      </w:hyperlink>
      <w:r w:rsidRPr="00D45056">
        <w:rPr>
          <w:rFonts w:ascii="Times New Roman" w:eastAsia="Times New Roman" w:hAnsi="Times New Roman" w:cs="Times New Roman"/>
          <w:color w:val="000000"/>
          <w:sz w:val="21"/>
          <w:szCs w:val="21"/>
        </w:rPr>
        <w:t>, </w:t>
      </w:r>
      <w:hyperlink r:id="rId18" w:history="1">
        <w:r w:rsidRPr="00D45056">
          <w:rPr>
            <w:rFonts w:ascii="Times New Roman" w:eastAsia="Times New Roman" w:hAnsi="Times New Roman" w:cs="Times New Roman"/>
            <w:color w:val="008000"/>
            <w:sz w:val="21"/>
            <w:szCs w:val="21"/>
            <w:u w:val="single"/>
          </w:rPr>
          <w:t>Label</w:t>
        </w:r>
      </w:hyperlink>
      <w:r w:rsidRPr="00D45056">
        <w:rPr>
          <w:rFonts w:ascii="Times New Roman" w:eastAsia="Times New Roman" w:hAnsi="Times New Roman" w:cs="Times New Roman"/>
          <w:color w:val="000000"/>
          <w:sz w:val="21"/>
          <w:szCs w:val="21"/>
        </w:rPr>
        <w:t>, </w:t>
      </w:r>
      <w:hyperlink r:id="rId19" w:history="1">
        <w:r w:rsidRPr="00D45056">
          <w:rPr>
            <w:rFonts w:ascii="Times New Roman" w:eastAsia="Times New Roman" w:hAnsi="Times New Roman" w:cs="Times New Roman"/>
            <w:color w:val="008000"/>
            <w:sz w:val="21"/>
            <w:szCs w:val="21"/>
            <w:u w:val="single"/>
          </w:rPr>
          <w:t>TextArea</w:t>
        </w:r>
      </w:hyperlink>
      <w:r w:rsidRPr="00D45056">
        <w:rPr>
          <w:rFonts w:ascii="Times New Roman" w:eastAsia="Times New Roman" w:hAnsi="Times New Roman" w:cs="Times New Roman"/>
          <w:color w:val="000000"/>
          <w:sz w:val="21"/>
          <w:szCs w:val="21"/>
        </w:rPr>
        <w:t>, RadioButton, </w:t>
      </w:r>
      <w:hyperlink r:id="rId20" w:history="1">
        <w:r w:rsidRPr="00D45056">
          <w:rPr>
            <w:rFonts w:ascii="Times New Roman" w:eastAsia="Times New Roman" w:hAnsi="Times New Roman" w:cs="Times New Roman"/>
            <w:color w:val="008000"/>
            <w:sz w:val="21"/>
            <w:szCs w:val="21"/>
            <w:u w:val="single"/>
          </w:rPr>
          <w:t>CheckBox</w:t>
        </w:r>
      </w:hyperlink>
      <w:r w:rsidRPr="00D45056">
        <w:rPr>
          <w:rFonts w:ascii="Times New Roman" w:eastAsia="Times New Roman" w:hAnsi="Times New Roman" w:cs="Times New Roman"/>
          <w:color w:val="000000"/>
          <w:sz w:val="21"/>
          <w:szCs w:val="21"/>
        </w:rPr>
        <w:t>, </w:t>
      </w:r>
      <w:hyperlink r:id="rId21" w:history="1">
        <w:r w:rsidRPr="00D45056">
          <w:rPr>
            <w:rFonts w:ascii="Times New Roman" w:eastAsia="Times New Roman" w:hAnsi="Times New Roman" w:cs="Times New Roman"/>
            <w:color w:val="008000"/>
            <w:sz w:val="21"/>
            <w:szCs w:val="21"/>
            <w:u w:val="single"/>
          </w:rPr>
          <w:t>Choice</w:t>
        </w:r>
      </w:hyperlink>
      <w:r w:rsidRPr="00D45056">
        <w:rPr>
          <w:rFonts w:ascii="Times New Roman" w:eastAsia="Times New Roman" w:hAnsi="Times New Roman" w:cs="Times New Roman"/>
          <w:color w:val="000000"/>
          <w:sz w:val="21"/>
          <w:szCs w:val="21"/>
        </w:rPr>
        <w:t>, </w:t>
      </w:r>
      <w:hyperlink r:id="rId22" w:history="1">
        <w:r w:rsidRPr="00D45056">
          <w:rPr>
            <w:rFonts w:ascii="Times New Roman" w:eastAsia="Times New Roman" w:hAnsi="Times New Roman" w:cs="Times New Roman"/>
            <w:color w:val="008000"/>
            <w:sz w:val="21"/>
            <w:szCs w:val="21"/>
            <w:u w:val="single"/>
          </w:rPr>
          <w:t>List</w:t>
        </w:r>
      </w:hyperlink>
      <w:r w:rsidRPr="00D45056">
        <w:rPr>
          <w:rFonts w:ascii="Times New Roman" w:eastAsia="Times New Roman" w:hAnsi="Times New Roman" w:cs="Times New Roman"/>
          <w:color w:val="000000"/>
          <w:sz w:val="21"/>
          <w:szCs w:val="21"/>
        </w:rPr>
        <w:t> etc.</w:t>
      </w:r>
    </w:p>
    <w:p w:rsidR="00FB524A" w:rsidRPr="00D45056" w:rsidRDefault="00FB524A" w:rsidP="00764668">
      <w:pPr>
        <w:pStyle w:val="Heading3"/>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highlight w:val="green"/>
        </w:rPr>
        <w:t>AWT Hierarchy</w:t>
      </w:r>
    </w:p>
    <w:p w:rsidR="00FB524A" w:rsidRPr="00D45056" w:rsidRDefault="00FB524A" w:rsidP="00764668">
      <w:pPr>
        <w:spacing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The hierarchy of Java AWT classes are given below.</w:t>
      </w:r>
    </w:p>
    <w:p w:rsidR="00CE6154" w:rsidRPr="00D45056" w:rsidRDefault="00F42AFA" w:rsidP="00764668">
      <w:pPr>
        <w:spacing w:line="360" w:lineRule="auto"/>
        <w:jc w:val="both"/>
        <w:rPr>
          <w:rFonts w:ascii="Times New Roman" w:hAnsi="Times New Roman" w:cs="Times New Roman"/>
        </w:rPr>
      </w:pPr>
      <w:r w:rsidRPr="00D45056">
        <w:rPr>
          <w:rFonts w:ascii="Times New Roman" w:hAnsi="Times New Roman" w:cs="Times New Roman"/>
          <w:noProof/>
          <w:lang w:bidi="mr-IN"/>
        </w:rPr>
        <w:drawing>
          <wp:inline distT="0" distB="0" distL="0" distR="0">
            <wp:extent cx="5135245" cy="30937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140625" cy="3096961"/>
                    </a:xfrm>
                    <a:prstGeom prst="rect">
                      <a:avLst/>
                    </a:prstGeom>
                  </pic:spPr>
                </pic:pic>
              </a:graphicData>
            </a:graphic>
          </wp:inline>
        </w:drawing>
      </w:r>
    </w:p>
    <w:p w:rsidR="00CE6154" w:rsidRPr="00D45056" w:rsidRDefault="00CE6154"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highlight w:val="green"/>
        </w:rPr>
        <w:t>Container</w:t>
      </w:r>
    </w:p>
    <w:p w:rsidR="00CE6154" w:rsidRPr="00D45056" w:rsidRDefault="00CE6154" w:rsidP="00764668">
      <w:pPr>
        <w:pStyle w:val="NormalWeb"/>
        <w:shd w:val="clear" w:color="auto" w:fill="FFFFFF"/>
        <w:spacing w:line="360" w:lineRule="auto"/>
        <w:jc w:val="both"/>
        <w:rPr>
          <w:color w:val="000000"/>
          <w:sz w:val="21"/>
          <w:szCs w:val="21"/>
        </w:rPr>
      </w:pPr>
      <w:r w:rsidRPr="00D45056">
        <w:rPr>
          <w:color w:val="000000"/>
          <w:sz w:val="21"/>
          <w:szCs w:val="21"/>
        </w:rPr>
        <w:t>The Container is a component in AWT that can contain another components like </w:t>
      </w:r>
      <w:hyperlink r:id="rId24" w:history="1">
        <w:r w:rsidRPr="00D45056">
          <w:rPr>
            <w:rStyle w:val="Hyperlink"/>
            <w:color w:val="008000"/>
            <w:sz w:val="21"/>
            <w:szCs w:val="21"/>
          </w:rPr>
          <w:t>buttons</w:t>
        </w:r>
      </w:hyperlink>
      <w:r w:rsidRPr="00D45056">
        <w:rPr>
          <w:color w:val="000000"/>
          <w:sz w:val="21"/>
          <w:szCs w:val="21"/>
        </w:rPr>
        <w:t>, textfields, labels etc. The classes that extends Container class are known as container such as Frame, Dialog and Panel.</w:t>
      </w:r>
    </w:p>
    <w:p w:rsidR="00CE6154" w:rsidRPr="00D45056" w:rsidRDefault="005F390D" w:rsidP="00764668">
      <w:pPr>
        <w:spacing w:line="360" w:lineRule="auto"/>
        <w:jc w:val="both"/>
        <w:rPr>
          <w:rFonts w:ascii="Times New Roman" w:hAnsi="Times New Roman" w:cs="Times New Roman"/>
          <w:sz w:val="24"/>
          <w:szCs w:val="24"/>
        </w:rPr>
      </w:pPr>
      <w:r w:rsidRPr="005F390D">
        <w:rPr>
          <w:rFonts w:ascii="Times New Roman" w:hAnsi="Times New Roman" w:cs="Times New Roman"/>
        </w:rPr>
        <w:pict>
          <v:rect id="_x0000_i1025" style="width:0;height:.75pt" o:hralign="center" o:hrstd="t" o:hrnoshade="t" o:hr="t" fillcolor="#d4d4d4" stroked="f"/>
        </w:pict>
      </w:r>
    </w:p>
    <w:p w:rsidR="00CE6154" w:rsidRPr="00D45056" w:rsidRDefault="00CE6154"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highlight w:val="green"/>
        </w:rPr>
        <w:t>Window</w:t>
      </w:r>
    </w:p>
    <w:p w:rsidR="00CE6154" w:rsidRPr="00D45056" w:rsidRDefault="00CE6154" w:rsidP="00764668">
      <w:pPr>
        <w:pStyle w:val="NormalWeb"/>
        <w:shd w:val="clear" w:color="auto" w:fill="FFFFFF"/>
        <w:spacing w:line="360" w:lineRule="auto"/>
        <w:jc w:val="both"/>
        <w:rPr>
          <w:color w:val="000000"/>
          <w:sz w:val="21"/>
          <w:szCs w:val="21"/>
        </w:rPr>
      </w:pPr>
      <w:r w:rsidRPr="00D45056">
        <w:rPr>
          <w:color w:val="000000"/>
          <w:sz w:val="21"/>
          <w:szCs w:val="21"/>
        </w:rPr>
        <w:t>The window is the container that have no borders and menu bars. You must use frame, dialog or another window for creating a window.</w:t>
      </w:r>
    </w:p>
    <w:p w:rsidR="00CE6154" w:rsidRPr="00D45056" w:rsidRDefault="005F390D" w:rsidP="00764668">
      <w:pPr>
        <w:spacing w:line="360" w:lineRule="auto"/>
        <w:jc w:val="both"/>
        <w:rPr>
          <w:rFonts w:ascii="Times New Roman" w:hAnsi="Times New Roman" w:cs="Times New Roman"/>
          <w:sz w:val="24"/>
          <w:szCs w:val="24"/>
        </w:rPr>
      </w:pPr>
      <w:r w:rsidRPr="005F390D">
        <w:rPr>
          <w:rFonts w:ascii="Times New Roman" w:hAnsi="Times New Roman" w:cs="Times New Roman"/>
        </w:rPr>
        <w:pict>
          <v:rect id="_x0000_i1026" style="width:0;height:.75pt" o:hralign="center" o:hrstd="t" o:hrnoshade="t" o:hr="t" fillcolor="#d4d4d4" stroked="f"/>
        </w:pict>
      </w:r>
    </w:p>
    <w:p w:rsidR="00CE6154" w:rsidRPr="00D45056" w:rsidRDefault="00CE6154"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highlight w:val="green"/>
        </w:rPr>
        <w:lastRenderedPageBreak/>
        <w:t>Panel</w:t>
      </w:r>
    </w:p>
    <w:p w:rsidR="00CE6154" w:rsidRPr="00D45056" w:rsidRDefault="00CE6154" w:rsidP="00764668">
      <w:pPr>
        <w:pStyle w:val="NormalWeb"/>
        <w:shd w:val="clear" w:color="auto" w:fill="FFFFFF"/>
        <w:spacing w:line="360" w:lineRule="auto"/>
        <w:jc w:val="both"/>
        <w:rPr>
          <w:color w:val="000000"/>
          <w:sz w:val="21"/>
          <w:szCs w:val="21"/>
        </w:rPr>
      </w:pPr>
      <w:r w:rsidRPr="00D45056">
        <w:rPr>
          <w:color w:val="000000"/>
          <w:sz w:val="21"/>
          <w:szCs w:val="21"/>
        </w:rPr>
        <w:t>The Panel is the container that doesn't contain title bar and menu bars. It can have other components like button, textfield etc.</w:t>
      </w:r>
    </w:p>
    <w:p w:rsidR="00CE6154" w:rsidRPr="00D45056" w:rsidRDefault="005F390D" w:rsidP="00764668">
      <w:pPr>
        <w:spacing w:line="360" w:lineRule="auto"/>
        <w:jc w:val="both"/>
        <w:rPr>
          <w:rFonts w:ascii="Times New Roman" w:hAnsi="Times New Roman" w:cs="Times New Roman"/>
          <w:sz w:val="24"/>
          <w:szCs w:val="24"/>
        </w:rPr>
      </w:pPr>
      <w:r w:rsidRPr="005F390D">
        <w:rPr>
          <w:rFonts w:ascii="Times New Roman" w:hAnsi="Times New Roman" w:cs="Times New Roman"/>
        </w:rPr>
        <w:pict>
          <v:rect id="_x0000_i1027" style="width:0;height:.75pt" o:hralign="center" o:hrstd="t" o:hrnoshade="t" o:hr="t" fillcolor="#d4d4d4" stroked="f"/>
        </w:pict>
      </w:r>
    </w:p>
    <w:p w:rsidR="00CE6154" w:rsidRPr="00D45056" w:rsidRDefault="00CE6154"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highlight w:val="green"/>
        </w:rPr>
        <w:t>Frame</w:t>
      </w:r>
    </w:p>
    <w:p w:rsidR="00CE6154" w:rsidRPr="00D45056" w:rsidRDefault="00CE6154" w:rsidP="00764668">
      <w:pPr>
        <w:pStyle w:val="NormalWeb"/>
        <w:shd w:val="clear" w:color="auto" w:fill="FFFFFF"/>
        <w:spacing w:line="360" w:lineRule="auto"/>
        <w:jc w:val="both"/>
        <w:rPr>
          <w:color w:val="000000"/>
          <w:sz w:val="21"/>
          <w:szCs w:val="21"/>
        </w:rPr>
      </w:pPr>
      <w:r w:rsidRPr="00D45056">
        <w:rPr>
          <w:color w:val="000000"/>
          <w:sz w:val="21"/>
          <w:szCs w:val="21"/>
        </w:rPr>
        <w:t>The Frame is the container that contain title bar and can have menu bars. It can have other components like button, textfield etc.</w:t>
      </w:r>
    </w:p>
    <w:p w:rsidR="00F96DE3" w:rsidRPr="00D45056" w:rsidRDefault="00F96DE3" w:rsidP="00764668">
      <w:pPr>
        <w:pStyle w:val="Heading3"/>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highlight w:val="green"/>
        </w:rPr>
        <w:t>Useful Methods of Component class</w:t>
      </w:r>
    </w:p>
    <w:p w:rsidR="00CE6154" w:rsidRPr="00D45056" w:rsidRDefault="00F96DE3" w:rsidP="00764668">
      <w:pPr>
        <w:spacing w:line="360" w:lineRule="auto"/>
        <w:jc w:val="both"/>
        <w:rPr>
          <w:rFonts w:ascii="Times New Roman" w:hAnsi="Times New Roman" w:cs="Times New Roman"/>
        </w:rPr>
      </w:pPr>
      <w:r w:rsidRPr="00D45056">
        <w:rPr>
          <w:rFonts w:ascii="Times New Roman" w:hAnsi="Times New Roman" w:cs="Times New Roman"/>
          <w:noProof/>
          <w:lang w:bidi="mr-IN"/>
        </w:rPr>
        <w:drawing>
          <wp:inline distT="0" distB="0" distL="0" distR="0">
            <wp:extent cx="5943600" cy="1588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1588135"/>
                    </a:xfrm>
                    <a:prstGeom prst="rect">
                      <a:avLst/>
                    </a:prstGeom>
                  </pic:spPr>
                </pic:pic>
              </a:graphicData>
            </a:graphic>
          </wp:inline>
        </w:drawing>
      </w:r>
    </w:p>
    <w:p w:rsidR="00F42AFA" w:rsidRPr="00D45056" w:rsidRDefault="00F42AFA" w:rsidP="00764668">
      <w:pPr>
        <w:pStyle w:val="Heading3"/>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highlight w:val="green"/>
        </w:rPr>
        <w:t>Java AWT Example</w:t>
      </w:r>
    </w:p>
    <w:p w:rsidR="00F42AFA" w:rsidRPr="00D45056" w:rsidRDefault="00F42AFA" w:rsidP="00764668">
      <w:pPr>
        <w:pStyle w:val="NormalWeb"/>
        <w:shd w:val="clear" w:color="auto" w:fill="FFFFFF"/>
        <w:spacing w:line="360" w:lineRule="auto"/>
        <w:jc w:val="both"/>
        <w:rPr>
          <w:color w:val="000000"/>
          <w:sz w:val="21"/>
          <w:szCs w:val="21"/>
        </w:rPr>
      </w:pPr>
      <w:r w:rsidRPr="00D45056">
        <w:rPr>
          <w:color w:val="000000"/>
          <w:sz w:val="21"/>
          <w:szCs w:val="21"/>
        </w:rPr>
        <w:t>To create simple awt example, you need a frame. There are two ways to create a frame in AWT.</w:t>
      </w:r>
    </w:p>
    <w:p w:rsidR="00F42AFA" w:rsidRPr="00D45056" w:rsidRDefault="00F42AFA" w:rsidP="00764668">
      <w:pPr>
        <w:numPr>
          <w:ilvl w:val="0"/>
          <w:numId w:val="1"/>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By extending Frame class (inheritance)</w:t>
      </w:r>
    </w:p>
    <w:p w:rsidR="00F42AFA" w:rsidRPr="00D45056" w:rsidRDefault="00F42AFA" w:rsidP="00764668">
      <w:pPr>
        <w:numPr>
          <w:ilvl w:val="0"/>
          <w:numId w:val="1"/>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By creating the object of Frame class (association)</w:t>
      </w:r>
    </w:p>
    <w:p w:rsidR="00F42AFA" w:rsidRPr="00D45056" w:rsidRDefault="00F42AFA"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highlight w:val="green"/>
        </w:rPr>
        <w:t>AWT Example by Inheritance</w:t>
      </w:r>
    </w:p>
    <w:p w:rsidR="00F42AFA" w:rsidRPr="00D45056" w:rsidRDefault="00F42AFA" w:rsidP="00764668">
      <w:pPr>
        <w:numPr>
          <w:ilvl w:val="0"/>
          <w:numId w:val="1"/>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shd w:val="clear" w:color="auto" w:fill="FFFFFF"/>
        </w:rPr>
        <w:t>Let's see a simple example of AWT where we are inheriting Frame class. Here, we are showing Button component on the Frame.</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First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First(){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me"</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b.setBounds(</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80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008200"/>
          <w:sz w:val="21"/>
          <w:szCs w:val="21"/>
          <w:bdr w:val="none" w:sz="0" w:space="0" w:color="auto" w:frame="1"/>
        </w:rPr>
        <w:t>// setting button position</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add(b);</w:t>
      </w:r>
      <w:r w:rsidRPr="00D45056">
        <w:rPr>
          <w:rFonts w:ascii="Times New Roman" w:eastAsia="Times New Roman" w:hAnsi="Times New Roman" w:cs="Times New Roman"/>
          <w:color w:val="008200"/>
          <w:sz w:val="21"/>
          <w:szCs w:val="21"/>
          <w:bdr w:val="none" w:sz="0" w:space="0" w:color="auto" w:frame="1"/>
        </w:rPr>
        <w:t>//adding button into frame</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008200"/>
          <w:sz w:val="21"/>
          <w:szCs w:val="21"/>
          <w:bdr w:val="none" w:sz="0" w:space="0" w:color="auto" w:frame="1"/>
        </w:rPr>
        <w:t>//frame size 300 width and 300 height</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008200"/>
          <w:sz w:val="21"/>
          <w:szCs w:val="21"/>
          <w:bdr w:val="none" w:sz="0" w:space="0" w:color="auto" w:frame="1"/>
        </w:rPr>
        <w:t>//no layout manager</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008200"/>
          <w:sz w:val="21"/>
          <w:szCs w:val="21"/>
          <w:bdr w:val="none" w:sz="0" w:space="0" w:color="auto" w:frame="1"/>
        </w:rPr>
        <w:t>//now frame will be visible, by default not visible</w:t>
      </w: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First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First();  </w:t>
      </w:r>
    </w:p>
    <w:p w:rsidR="00F42AFA" w:rsidRPr="00D45056" w:rsidRDefault="00F42AF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F42AFA" w:rsidRPr="00D45056" w:rsidRDefault="009D2D7F" w:rsidP="00764668">
      <w:pPr>
        <w:shd w:val="clear" w:color="auto" w:fill="FFFFFF"/>
        <w:spacing w:before="60" w:after="100" w:afterAutospacing="1"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The setBounds(int xaxis, int yaxis, int width, int height) method is used in the above example that sets the position of the awt button.</w:t>
      </w:r>
    </w:p>
    <w:p w:rsidR="009D2D7F" w:rsidRPr="00D45056" w:rsidRDefault="009D2D7F" w:rsidP="00764668">
      <w:p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712175" cy="145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719010" cy="1459088"/>
                    </a:xfrm>
                    <a:prstGeom prst="rect">
                      <a:avLst/>
                    </a:prstGeom>
                  </pic:spPr>
                </pic:pic>
              </a:graphicData>
            </a:graphic>
          </wp:inline>
        </w:drawing>
      </w:r>
    </w:p>
    <w:p w:rsidR="00790641" w:rsidRPr="00D45056" w:rsidRDefault="00790641"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highlight w:val="green"/>
        </w:rPr>
        <w:t>AWT Example by Association</w:t>
      </w:r>
    </w:p>
    <w:p w:rsidR="00790641" w:rsidRPr="00D45056" w:rsidRDefault="00790641" w:rsidP="00764668">
      <w:pPr>
        <w:shd w:val="clear" w:color="auto" w:fill="FFFFFF"/>
        <w:spacing w:before="60" w:after="100" w:afterAutospacing="1"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Let's see a simple example of AWT where we are creating instance of Frame class. Here, we are showing Button component on the Frame.</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First2{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First2(){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Frame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me"</w:t>
      </w: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b.setBounds(</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80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f.add(b);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First2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First2();  </w:t>
      </w:r>
    </w:p>
    <w:p w:rsidR="00DF4459" w:rsidRPr="00D45056" w:rsidRDefault="00DF4459" w:rsidP="00764668">
      <w:pPr>
        <w:spacing w:after="0" w:line="360" w:lineRule="auto"/>
        <w:ind w:left="72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DF4459" w:rsidRPr="00D45056" w:rsidRDefault="00DF4459" w:rsidP="00764668">
      <w:pPr>
        <w:shd w:val="clear" w:color="auto" w:fill="FFFFFF"/>
        <w:spacing w:before="60" w:after="100" w:afterAutospacing="1" w:line="360" w:lineRule="auto"/>
        <w:jc w:val="both"/>
        <w:rPr>
          <w:rFonts w:ascii="Times New Roman" w:hAnsi="Times New Roman" w:cs="Times New Roman"/>
          <w:color w:val="000000"/>
          <w:sz w:val="21"/>
          <w:szCs w:val="21"/>
        </w:rPr>
      </w:pPr>
    </w:p>
    <w:p w:rsidR="00AB40BF" w:rsidRPr="00D45056" w:rsidRDefault="00AB40BF" w:rsidP="00764668">
      <w:p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5908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590800" cy="1386840"/>
                    </a:xfrm>
                    <a:prstGeom prst="rect">
                      <a:avLst/>
                    </a:prstGeom>
                  </pic:spPr>
                </pic:pic>
              </a:graphicData>
            </a:graphic>
          </wp:inline>
        </w:drawing>
      </w:r>
    </w:p>
    <w:p w:rsidR="00D51148" w:rsidRPr="00D45056" w:rsidRDefault="00D51148"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Button</w:t>
      </w:r>
    </w:p>
    <w:p w:rsidR="00D51148" w:rsidRPr="00D45056" w:rsidRDefault="00246589" w:rsidP="00764668">
      <w:pPr>
        <w:shd w:val="clear" w:color="auto" w:fill="FFFFFF"/>
        <w:spacing w:before="60" w:after="100" w:afterAutospacing="1"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The button class is used to create a labeled button that has platform independent implementation. The application result in some action when the button is pushed.</w:t>
      </w:r>
    </w:p>
    <w:p w:rsidR="002477C9" w:rsidRPr="00D45056" w:rsidRDefault="002477C9"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Button Class declaration</w:t>
      </w:r>
    </w:p>
    <w:p w:rsidR="002477C9" w:rsidRPr="00D45056" w:rsidRDefault="002477C9" w:rsidP="00764668">
      <w:pPr>
        <w:pStyle w:val="alt"/>
        <w:spacing w:before="0" w:beforeAutospacing="0" w:after="0" w:afterAutospacing="0" w:line="360" w:lineRule="auto"/>
        <w:ind w:left="-360" w:firstLine="1080"/>
        <w:jc w:val="both"/>
        <w:rPr>
          <w:color w:val="000000"/>
          <w:sz w:val="21"/>
          <w:szCs w:val="21"/>
          <w:bdr w:val="none" w:sz="0" w:space="0" w:color="auto" w:frame="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Button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Component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Accessible  </w:t>
      </w:r>
    </w:p>
    <w:p w:rsidR="00BC6062" w:rsidRPr="00D45056" w:rsidRDefault="00BC6062"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AWT Button Example</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ButtonExample {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w:t>
      </w:r>
      <w:r w:rsidRPr="00D45056">
        <w:rPr>
          <w:rFonts w:ascii="Times New Roman" w:eastAsia="Times New Roman" w:hAnsi="Times New Roman" w:cs="Times New Roman"/>
          <w:color w:val="0000FF"/>
          <w:sz w:val="21"/>
          <w:szCs w:val="21"/>
          <w:bdr w:val="none" w:sz="0" w:space="0" w:color="auto" w:frame="1"/>
        </w:rPr>
        <w:t>"Button Example"</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Here"</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80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f.add(b);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color w:val="000000"/>
          <w:sz w:val="21"/>
          <w:szCs w:val="21"/>
          <w:bdr w:val="none" w:sz="0" w:space="0" w:color="auto" w:frame="1"/>
        </w:rPr>
        <w:lastRenderedPageBreak/>
        <w:t>}  </w:t>
      </w:r>
    </w:p>
    <w:p w:rsidR="008A445A" w:rsidRPr="00D45056" w:rsidRDefault="008A445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3154551" cy="1524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160202" cy="1526730"/>
                    </a:xfrm>
                    <a:prstGeom prst="rect">
                      <a:avLst/>
                    </a:prstGeom>
                  </pic:spPr>
                </pic:pic>
              </a:graphicData>
            </a:graphic>
          </wp:inline>
        </w:drawing>
      </w:r>
    </w:p>
    <w:p w:rsidR="00BC6062" w:rsidRPr="00D45056" w:rsidRDefault="00BC6062" w:rsidP="00764668">
      <w:pPr>
        <w:pStyle w:val="alt"/>
        <w:spacing w:before="0" w:beforeAutospacing="0" w:after="0" w:afterAutospacing="0" w:line="360" w:lineRule="auto"/>
        <w:ind w:left="-360" w:firstLine="1080"/>
        <w:jc w:val="both"/>
        <w:rPr>
          <w:color w:val="000000"/>
          <w:sz w:val="21"/>
          <w:szCs w:val="21"/>
        </w:rPr>
      </w:pPr>
    </w:p>
    <w:p w:rsidR="00E34ED9" w:rsidRPr="00D45056" w:rsidRDefault="001F5464"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Labe</w:t>
      </w:r>
      <w:r w:rsidR="00E34ED9" w:rsidRPr="00D45056">
        <w:rPr>
          <w:b w:val="0"/>
          <w:bCs w:val="0"/>
          <w:color w:val="610B38"/>
          <w:sz w:val="44"/>
          <w:szCs w:val="44"/>
          <w:highlight w:val="cyan"/>
        </w:rPr>
        <w:t>l</w:t>
      </w:r>
    </w:p>
    <w:p w:rsidR="00E34ED9" w:rsidRPr="00D45056" w:rsidRDefault="00E34ED9" w:rsidP="00764668">
      <w:pPr>
        <w:pStyle w:val="NormalWeb"/>
        <w:spacing w:line="360" w:lineRule="auto"/>
        <w:ind w:left="300"/>
        <w:jc w:val="both"/>
        <w:rPr>
          <w:color w:val="000000"/>
          <w:sz w:val="21"/>
          <w:szCs w:val="21"/>
        </w:rPr>
      </w:pPr>
      <w:r w:rsidRPr="00D45056">
        <w:rPr>
          <w:color w:val="000000"/>
          <w:sz w:val="21"/>
          <w:szCs w:val="21"/>
        </w:rPr>
        <w:t>The </w:t>
      </w:r>
      <w:hyperlink r:id="rId29" w:history="1">
        <w:r w:rsidRPr="00D45056">
          <w:rPr>
            <w:rStyle w:val="Hyperlink"/>
            <w:color w:val="008000"/>
            <w:sz w:val="21"/>
            <w:szCs w:val="21"/>
            <w:u w:val="none"/>
          </w:rPr>
          <w:t>object</w:t>
        </w:r>
      </w:hyperlink>
      <w:r w:rsidRPr="00D45056">
        <w:rPr>
          <w:color w:val="000000"/>
          <w:sz w:val="21"/>
          <w:szCs w:val="21"/>
        </w:rPr>
        <w:t> of Label class is a component for placing text in a container. It is used to display a single line of read only text. The text can be changed by an application but a user cannot edit it directly.</w:t>
      </w:r>
    </w:p>
    <w:p w:rsidR="00E34ED9" w:rsidRPr="00D45056" w:rsidRDefault="00E34ED9" w:rsidP="00764668">
      <w:pPr>
        <w:pStyle w:val="Heading2"/>
        <w:spacing w:line="360" w:lineRule="auto"/>
        <w:ind w:left="300"/>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Label Class Declaration</w:t>
      </w:r>
    </w:p>
    <w:p w:rsidR="00E34ED9" w:rsidRPr="00D45056" w:rsidRDefault="00E34ED9" w:rsidP="00764668">
      <w:pPr>
        <w:pStyle w:val="alt"/>
        <w:spacing w:before="0" w:beforeAutospacing="0" w:after="0" w:afterAutospacing="0" w:line="360" w:lineRule="auto"/>
        <w:ind w:left="-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Label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Accessible  </w:t>
      </w:r>
    </w:p>
    <w:p w:rsidR="002477C9" w:rsidRPr="00D45056" w:rsidRDefault="00E34ED9" w:rsidP="00764668">
      <w:pPr>
        <w:shd w:val="clear" w:color="auto" w:fill="FFFFFF"/>
        <w:spacing w:before="60" w:after="100" w:afterAutospacing="1"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Label Example</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LabelExample{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w:t>
      </w:r>
      <w:r w:rsidRPr="00D45056">
        <w:rPr>
          <w:rFonts w:ascii="Times New Roman" w:eastAsia="Times New Roman" w:hAnsi="Times New Roman" w:cs="Times New Roman"/>
          <w:color w:val="0000FF"/>
          <w:sz w:val="21"/>
          <w:szCs w:val="21"/>
          <w:bdr w:val="none" w:sz="0" w:space="0" w:color="auto" w:frame="1"/>
        </w:rPr>
        <w:t>"Label Example"</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Label l1,l2;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Label(</w:t>
      </w:r>
      <w:r w:rsidRPr="00D45056">
        <w:rPr>
          <w:rFonts w:ascii="Times New Roman" w:eastAsia="Times New Roman" w:hAnsi="Times New Roman" w:cs="Times New Roman"/>
          <w:color w:val="0000FF"/>
          <w:sz w:val="21"/>
          <w:szCs w:val="21"/>
          <w:bdr w:val="none" w:sz="0" w:space="0" w:color="auto" w:frame="1"/>
        </w:rPr>
        <w:t>"First Label."</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l2=</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Label(</w:t>
      </w:r>
      <w:r w:rsidRPr="00D45056">
        <w:rPr>
          <w:rFonts w:ascii="Times New Roman" w:eastAsia="Times New Roman" w:hAnsi="Times New Roman" w:cs="Times New Roman"/>
          <w:color w:val="0000FF"/>
          <w:sz w:val="21"/>
          <w:szCs w:val="21"/>
          <w:bdr w:val="none" w:sz="0" w:space="0" w:color="auto" w:frame="1"/>
        </w:rPr>
        <w:t>"Second Label."</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l2.setBounds(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f.add(l1); f.add(l2);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C3220" w:rsidRPr="00D45056" w:rsidRDefault="003C3220"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lastRenderedPageBreak/>
        <w:t>Output:</w:t>
      </w:r>
    </w:p>
    <w:p w:rsidR="003C3220" w:rsidRPr="00D45056" w:rsidRDefault="003C3220" w:rsidP="00764668">
      <w:p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362200" cy="161503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69113" cy="1619759"/>
                    </a:xfrm>
                    <a:prstGeom prst="rect">
                      <a:avLst/>
                    </a:prstGeom>
                  </pic:spPr>
                </pic:pic>
              </a:graphicData>
            </a:graphic>
          </wp:inline>
        </w:drawing>
      </w:r>
    </w:p>
    <w:p w:rsidR="00A16CD2" w:rsidRPr="00D45056" w:rsidRDefault="00A16CD2"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TextField</w:t>
      </w:r>
    </w:p>
    <w:p w:rsidR="006A53DE" w:rsidRPr="00D45056" w:rsidRDefault="006A53DE" w:rsidP="00764668">
      <w:pPr>
        <w:pStyle w:val="NormalWeb"/>
        <w:shd w:val="clear" w:color="auto" w:fill="FFFFFF"/>
        <w:spacing w:line="360" w:lineRule="auto"/>
        <w:jc w:val="both"/>
        <w:rPr>
          <w:color w:val="000000"/>
          <w:sz w:val="21"/>
          <w:szCs w:val="21"/>
        </w:rPr>
      </w:pPr>
      <w:r w:rsidRPr="00D45056">
        <w:rPr>
          <w:color w:val="000000"/>
          <w:sz w:val="21"/>
          <w:szCs w:val="21"/>
        </w:rPr>
        <w:t>The </w:t>
      </w:r>
      <w:hyperlink r:id="rId31" w:history="1">
        <w:r w:rsidRPr="00D45056">
          <w:rPr>
            <w:rStyle w:val="Hyperlink"/>
            <w:color w:val="008000"/>
            <w:sz w:val="21"/>
            <w:szCs w:val="21"/>
          </w:rPr>
          <w:t>object</w:t>
        </w:r>
      </w:hyperlink>
      <w:r w:rsidRPr="00D45056">
        <w:rPr>
          <w:color w:val="000000"/>
          <w:sz w:val="21"/>
          <w:szCs w:val="21"/>
        </w:rPr>
        <w:t> of a TextField class is a text component that allows the editing of a single line text. It inherits TextComponent class.</w:t>
      </w:r>
    </w:p>
    <w:p w:rsidR="006A53DE" w:rsidRPr="00D45056" w:rsidRDefault="006A53DE"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TextField Class Declaration</w:t>
      </w:r>
    </w:p>
    <w:p w:rsidR="006A53DE" w:rsidRPr="00D45056" w:rsidRDefault="006A53DE"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TextField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TextComponent  </w:t>
      </w:r>
    </w:p>
    <w:p w:rsidR="006A53DE" w:rsidRPr="00D45056" w:rsidRDefault="006A53DE" w:rsidP="00764668">
      <w:pPr>
        <w:pStyle w:val="Heading2"/>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AWT TextField Example</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TextFieldExample{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w:t>
      </w:r>
      <w:r w:rsidRPr="00D45056">
        <w:rPr>
          <w:rFonts w:ascii="Times New Roman" w:eastAsia="Times New Roman" w:hAnsi="Times New Roman" w:cs="Times New Roman"/>
          <w:color w:val="0000FF"/>
          <w:sz w:val="21"/>
          <w:szCs w:val="21"/>
          <w:bdr w:val="none" w:sz="0" w:space="0" w:color="auto" w:frame="1"/>
        </w:rPr>
        <w:t>"TextField Example"</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TextField t1,t2;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t1=</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w:t>
      </w:r>
      <w:r w:rsidRPr="00D45056">
        <w:rPr>
          <w:rFonts w:ascii="Times New Roman" w:eastAsia="Times New Roman" w:hAnsi="Times New Roman" w:cs="Times New Roman"/>
          <w:color w:val="0000FF"/>
          <w:sz w:val="21"/>
          <w:szCs w:val="21"/>
          <w:bdr w:val="none" w:sz="0" w:space="0" w:color="auto" w:frame="1"/>
        </w:rPr>
        <w:t>"Welcome to </w:t>
      </w:r>
      <w:r w:rsidR="000A318C">
        <w:rPr>
          <w:rFonts w:ascii="Times New Roman" w:eastAsia="Times New Roman" w:hAnsi="Times New Roman" w:cs="Times New Roman"/>
          <w:color w:val="0000FF"/>
          <w:sz w:val="21"/>
          <w:szCs w:val="21"/>
          <w:bdr w:val="none" w:sz="0" w:space="0" w:color="auto" w:frame="1"/>
        </w:rPr>
        <w:t>VIT</w:t>
      </w:r>
      <w:r w:rsidRPr="00D45056">
        <w:rPr>
          <w:rFonts w:ascii="Times New Roman" w:eastAsia="Times New Roman" w:hAnsi="Times New Roman" w:cs="Times New Roman"/>
          <w:color w:val="0000FF"/>
          <w:sz w:val="21"/>
          <w:szCs w:val="21"/>
          <w:bdr w:val="none" w:sz="0" w:space="0" w:color="auto" w:frame="1"/>
        </w:rPr>
        <w:t>."</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t1.setBounds(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200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t2=</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w:t>
      </w:r>
      <w:r w:rsidRPr="00D45056">
        <w:rPr>
          <w:rFonts w:ascii="Times New Roman" w:eastAsia="Times New Roman" w:hAnsi="Times New Roman" w:cs="Times New Roman"/>
          <w:color w:val="0000FF"/>
          <w:sz w:val="21"/>
          <w:szCs w:val="21"/>
          <w:bdr w:val="none" w:sz="0" w:space="0" w:color="auto" w:frame="1"/>
        </w:rPr>
        <w:t>"AWT Tutorial"</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t2.setBounds(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200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f.add(t1); f.add(t2);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color w:val="000000"/>
          <w:sz w:val="21"/>
          <w:szCs w:val="21"/>
          <w:bdr w:val="none" w:sz="0" w:space="0" w:color="auto" w:frame="1"/>
        </w:rPr>
        <w:t>}  </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lastRenderedPageBreak/>
        <w:t>Ouput:</w:t>
      </w:r>
    </w:p>
    <w:p w:rsidR="006A53DE" w:rsidRPr="00D45056" w:rsidRDefault="006A53D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noProof/>
          <w:color w:val="000000"/>
          <w:sz w:val="21"/>
          <w:szCs w:val="21"/>
          <w:lang w:bidi="mr-IN"/>
        </w:rPr>
        <w:drawing>
          <wp:inline distT="0" distB="0" distL="0" distR="0">
            <wp:extent cx="2857500" cy="189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9439" cy="1893584"/>
                    </a:xfrm>
                    <a:prstGeom prst="rect">
                      <a:avLst/>
                    </a:prstGeom>
                    <a:noFill/>
                    <a:ln>
                      <a:noFill/>
                    </a:ln>
                  </pic:spPr>
                </pic:pic>
              </a:graphicData>
            </a:graphic>
          </wp:inline>
        </w:drawing>
      </w:r>
    </w:p>
    <w:p w:rsidR="008A5FF0" w:rsidRPr="00D45056" w:rsidRDefault="008A5FF0"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TextArea</w:t>
      </w:r>
    </w:p>
    <w:p w:rsidR="008A5FF0" w:rsidRPr="00D45056" w:rsidRDefault="008A5FF0" w:rsidP="00764668">
      <w:pPr>
        <w:pStyle w:val="NormalWeb"/>
        <w:shd w:val="clear" w:color="auto" w:fill="FFFFFF"/>
        <w:spacing w:line="360" w:lineRule="auto"/>
        <w:jc w:val="both"/>
        <w:rPr>
          <w:color w:val="000000"/>
          <w:sz w:val="21"/>
          <w:szCs w:val="21"/>
        </w:rPr>
      </w:pPr>
      <w:r w:rsidRPr="00D45056">
        <w:rPr>
          <w:color w:val="000000"/>
          <w:sz w:val="21"/>
          <w:szCs w:val="21"/>
        </w:rPr>
        <w:t>The </w:t>
      </w:r>
      <w:hyperlink r:id="rId33" w:history="1">
        <w:r w:rsidRPr="00D45056">
          <w:rPr>
            <w:rStyle w:val="Hyperlink"/>
            <w:color w:val="008000"/>
            <w:sz w:val="21"/>
            <w:szCs w:val="21"/>
          </w:rPr>
          <w:t>object</w:t>
        </w:r>
      </w:hyperlink>
      <w:r w:rsidRPr="00D45056">
        <w:rPr>
          <w:color w:val="000000"/>
          <w:sz w:val="21"/>
          <w:szCs w:val="21"/>
        </w:rPr>
        <w:t> of a TextArea class is a multi line region that displays text. It allows the editing of multiple line text. It inherits TextComponent class.</w:t>
      </w:r>
    </w:p>
    <w:p w:rsidR="008A5FF0" w:rsidRPr="00D45056" w:rsidRDefault="008A5FF0"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TextArea Class Declaration</w:t>
      </w:r>
    </w:p>
    <w:p w:rsidR="008A5FF0" w:rsidRPr="00D45056" w:rsidRDefault="008A5FF0"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TextArea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TextComponent  </w:t>
      </w:r>
    </w:p>
    <w:p w:rsidR="008A5FF0" w:rsidRPr="00D45056" w:rsidRDefault="008A5FF0" w:rsidP="00764668">
      <w:pPr>
        <w:pStyle w:val="Heading2"/>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AWT TextArea Example</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TextAreaExample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TextAreaExample(){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TextArea area=</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TextArea(</w:t>
      </w:r>
      <w:r w:rsidRPr="00D45056">
        <w:rPr>
          <w:rFonts w:ascii="Times New Roman" w:eastAsia="Times New Roman" w:hAnsi="Times New Roman" w:cs="Times New Roman"/>
          <w:color w:val="0000FF"/>
          <w:sz w:val="21"/>
          <w:szCs w:val="21"/>
          <w:bdr w:val="none" w:sz="0" w:space="0" w:color="auto" w:frame="1"/>
        </w:rPr>
        <w:t>"Welcome </w:t>
      </w:r>
      <w:r w:rsidR="00D67223">
        <w:rPr>
          <w:rFonts w:ascii="Times New Roman" w:eastAsia="Times New Roman" w:hAnsi="Times New Roman" w:cs="Times New Roman"/>
          <w:color w:val="0000FF"/>
          <w:sz w:val="21"/>
          <w:szCs w:val="21"/>
          <w:bdr w:val="none" w:sz="0" w:space="0" w:color="auto" w:frame="1"/>
        </w:rPr>
        <w:t>to VIT</w:t>
      </w:r>
      <w:r w:rsidR="00D67223" w:rsidRPr="00D45056">
        <w:rPr>
          <w:rFonts w:ascii="Times New Roman" w:eastAsia="Times New Roman" w:hAnsi="Times New Roman" w:cs="Times New Roman"/>
          <w:color w:val="0000FF"/>
          <w:sz w:val="21"/>
          <w:szCs w:val="21"/>
          <w:bdr w:val="none" w:sz="0" w:space="0" w:color="auto" w:frame="1"/>
        </w:rPr>
        <w:t xml:space="preserve"> </w:t>
      </w:r>
      <w:r w:rsidRPr="00D45056">
        <w:rPr>
          <w:rFonts w:ascii="Times New Roman" w:eastAsia="Times New Roman" w:hAnsi="Times New Roman" w:cs="Times New Roman"/>
          <w:color w:val="0000FF"/>
          <w:sz w:val="21"/>
          <w:szCs w:val="21"/>
          <w:bdr w:val="none" w:sz="0" w:space="0" w:color="auto" w:frame="1"/>
        </w:rPr>
        <w:t>"</w:t>
      </w: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area.setBounds(</w:t>
      </w:r>
      <w:r w:rsidRPr="00D45056">
        <w:rPr>
          <w:rFonts w:ascii="Times New Roman" w:eastAsia="Times New Roman" w:hAnsi="Times New Roman" w:cs="Times New Roman"/>
          <w:color w:val="C00000"/>
          <w:sz w:val="21"/>
          <w:szCs w:val="21"/>
          <w:bdr w:val="none" w:sz="0" w:space="0" w:color="auto" w:frame="1"/>
        </w:rPr>
        <w:t>10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f.add(area);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TextAreaExample();  </w:t>
      </w:r>
    </w:p>
    <w:p w:rsidR="008A5FF0" w:rsidRPr="00D45056" w:rsidRDefault="008A5FF0"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w:t>
      </w:r>
    </w:p>
    <w:p w:rsidR="008A5FF0" w:rsidRPr="00D45056" w:rsidRDefault="008A5FF0"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xml:space="preserve">}   </w:t>
      </w:r>
    </w:p>
    <w:p w:rsidR="008A5FF0" w:rsidRPr="00D45056" w:rsidRDefault="008A5FF0"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Output:</w:t>
      </w:r>
    </w:p>
    <w:p w:rsidR="008A5FF0" w:rsidRPr="00D45056" w:rsidRDefault="008A5FF0"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noProof/>
          <w:color w:val="000000"/>
          <w:sz w:val="21"/>
          <w:szCs w:val="21"/>
          <w:lang w:bidi="mr-IN"/>
        </w:rPr>
        <w:drawing>
          <wp:inline distT="0" distB="0" distL="0" distR="0">
            <wp:extent cx="2278380" cy="2333950"/>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1978" cy="2337636"/>
                    </a:xfrm>
                    <a:prstGeom prst="rect">
                      <a:avLst/>
                    </a:prstGeom>
                    <a:noFill/>
                    <a:ln>
                      <a:noFill/>
                    </a:ln>
                  </pic:spPr>
                </pic:pic>
              </a:graphicData>
            </a:graphic>
          </wp:inline>
        </w:drawing>
      </w:r>
    </w:p>
    <w:p w:rsidR="009B1D85" w:rsidRPr="00D45056" w:rsidRDefault="009B1D85"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Choice</w:t>
      </w:r>
    </w:p>
    <w:p w:rsidR="009B1D85" w:rsidRPr="00D45056" w:rsidRDefault="009B1D85" w:rsidP="00764668">
      <w:pPr>
        <w:pStyle w:val="NormalWeb"/>
        <w:shd w:val="clear" w:color="auto" w:fill="FFFFFF"/>
        <w:spacing w:line="360" w:lineRule="auto"/>
        <w:jc w:val="both"/>
        <w:rPr>
          <w:color w:val="000000"/>
          <w:sz w:val="21"/>
          <w:szCs w:val="21"/>
        </w:rPr>
      </w:pPr>
      <w:r w:rsidRPr="00D45056">
        <w:rPr>
          <w:color w:val="000000"/>
          <w:sz w:val="21"/>
          <w:szCs w:val="21"/>
        </w:rPr>
        <w:t>The object of Choice class is used to show </w:t>
      </w:r>
      <w:hyperlink r:id="rId35" w:history="1">
        <w:r w:rsidRPr="00D45056">
          <w:rPr>
            <w:rStyle w:val="Hyperlink"/>
            <w:color w:val="008000"/>
            <w:sz w:val="21"/>
            <w:szCs w:val="21"/>
          </w:rPr>
          <w:t>popup menu</w:t>
        </w:r>
      </w:hyperlink>
      <w:r w:rsidRPr="00D45056">
        <w:rPr>
          <w:color w:val="000000"/>
          <w:sz w:val="21"/>
          <w:szCs w:val="21"/>
        </w:rPr>
        <w:t> of choices. Choice selected by user is shown on the top of a menu. It inherits Component class.</w:t>
      </w:r>
    </w:p>
    <w:p w:rsidR="009B1D85" w:rsidRPr="00D45056" w:rsidRDefault="009B1D85"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Choice Class Declaration</w:t>
      </w:r>
    </w:p>
    <w:p w:rsidR="009B1D85" w:rsidRPr="00D45056" w:rsidRDefault="009B1D85"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Choice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Component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ItemSelectable, Accessible  </w:t>
      </w:r>
    </w:p>
    <w:p w:rsidR="009B1D85" w:rsidRPr="00D45056" w:rsidRDefault="009B1D85" w:rsidP="00764668">
      <w:pPr>
        <w:pStyle w:val="Heading2"/>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AWT Choice Example</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ChoiceExample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ChoiceExample(){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Choice c=</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Choice();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c.setBounds(</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75</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75</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c.add(</w:t>
      </w:r>
      <w:r w:rsidRPr="00D45056">
        <w:rPr>
          <w:rFonts w:ascii="Times New Roman" w:eastAsia="Times New Roman" w:hAnsi="Times New Roman" w:cs="Times New Roman"/>
          <w:color w:val="0000FF"/>
          <w:sz w:val="21"/>
          <w:szCs w:val="21"/>
          <w:bdr w:val="none" w:sz="0" w:space="0" w:color="auto" w:frame="1"/>
        </w:rPr>
        <w:t>"Item 1"</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c.add(</w:t>
      </w:r>
      <w:r w:rsidRPr="00D45056">
        <w:rPr>
          <w:rFonts w:ascii="Times New Roman" w:eastAsia="Times New Roman" w:hAnsi="Times New Roman" w:cs="Times New Roman"/>
          <w:color w:val="0000FF"/>
          <w:sz w:val="21"/>
          <w:szCs w:val="21"/>
          <w:bdr w:val="none" w:sz="0" w:space="0" w:color="auto" w:frame="1"/>
        </w:rPr>
        <w:t>"Item 2"</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c.add(</w:t>
      </w:r>
      <w:r w:rsidRPr="00D45056">
        <w:rPr>
          <w:rFonts w:ascii="Times New Roman" w:eastAsia="Times New Roman" w:hAnsi="Times New Roman" w:cs="Times New Roman"/>
          <w:color w:val="0000FF"/>
          <w:sz w:val="21"/>
          <w:szCs w:val="21"/>
          <w:bdr w:val="none" w:sz="0" w:space="0" w:color="auto" w:frame="1"/>
        </w:rPr>
        <w:t>"Item 3"</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c.add(</w:t>
      </w:r>
      <w:r w:rsidRPr="00D45056">
        <w:rPr>
          <w:rFonts w:ascii="Times New Roman" w:eastAsia="Times New Roman" w:hAnsi="Times New Roman" w:cs="Times New Roman"/>
          <w:color w:val="0000FF"/>
          <w:sz w:val="21"/>
          <w:szCs w:val="21"/>
          <w:bdr w:val="none" w:sz="0" w:space="0" w:color="auto" w:frame="1"/>
        </w:rPr>
        <w:t>"Item 4"</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c.add(</w:t>
      </w:r>
      <w:r w:rsidRPr="00D45056">
        <w:rPr>
          <w:rFonts w:ascii="Times New Roman" w:eastAsia="Times New Roman" w:hAnsi="Times New Roman" w:cs="Times New Roman"/>
          <w:color w:val="0000FF"/>
          <w:sz w:val="21"/>
          <w:szCs w:val="21"/>
          <w:bdr w:val="none" w:sz="0" w:space="0" w:color="auto" w:frame="1"/>
        </w:rPr>
        <w:t>"Item 5"</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f.add(c);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ChoiceExample();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color w:val="000000"/>
          <w:sz w:val="21"/>
          <w:szCs w:val="21"/>
          <w:bdr w:val="none" w:sz="0" w:space="0" w:color="auto" w:frame="1"/>
        </w:rPr>
        <w:t>}</w:t>
      </w:r>
    </w:p>
    <w:p w:rsidR="009B1D85" w:rsidRPr="00D45056" w:rsidRDefault="009B1D85"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415169" cy="17373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24743" cy="1744247"/>
                    </a:xfrm>
                    <a:prstGeom prst="rect">
                      <a:avLst/>
                    </a:prstGeom>
                  </pic:spPr>
                </pic:pic>
              </a:graphicData>
            </a:graphic>
          </wp:inline>
        </w:drawing>
      </w:r>
    </w:p>
    <w:p w:rsidR="000F235C" w:rsidRPr="00D45056" w:rsidRDefault="000F235C"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List</w:t>
      </w:r>
    </w:p>
    <w:p w:rsidR="000F235C" w:rsidRPr="00D45056" w:rsidRDefault="000F235C" w:rsidP="00764668">
      <w:pPr>
        <w:pStyle w:val="NormalWeb"/>
        <w:shd w:val="clear" w:color="auto" w:fill="FFFFFF"/>
        <w:spacing w:line="360" w:lineRule="auto"/>
        <w:jc w:val="both"/>
        <w:rPr>
          <w:color w:val="000000"/>
          <w:sz w:val="21"/>
          <w:szCs w:val="21"/>
        </w:rPr>
      </w:pPr>
      <w:r w:rsidRPr="00D45056">
        <w:rPr>
          <w:color w:val="000000"/>
          <w:sz w:val="21"/>
          <w:szCs w:val="21"/>
        </w:rPr>
        <w:t>The object of List class represents a list of text items. By the help of list, user can choose either one item or multiple items. It inherits Component class.</w:t>
      </w:r>
    </w:p>
    <w:p w:rsidR="000F235C" w:rsidRPr="00D45056" w:rsidRDefault="000F235C"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List class Declaration</w:t>
      </w:r>
    </w:p>
    <w:p w:rsidR="000F235C" w:rsidRPr="00D45056" w:rsidRDefault="000F235C"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List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ItemSelectable, Accessible  </w:t>
      </w:r>
    </w:p>
    <w:p w:rsidR="000F235C" w:rsidRPr="00D45056" w:rsidRDefault="000F235C" w:rsidP="00764668">
      <w:pPr>
        <w:pStyle w:val="Heading2"/>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AWT List Example</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ListExample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ListExample(){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Frame f=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List l1=</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List(</w:t>
      </w:r>
      <w:r w:rsidRPr="00D45056">
        <w:rPr>
          <w:rFonts w:ascii="Times New Roman" w:eastAsia="Times New Roman" w:hAnsi="Times New Roman" w:cs="Times New Roman"/>
          <w:color w:val="C00000"/>
          <w:sz w:val="21"/>
          <w:szCs w:val="21"/>
          <w:bdr w:val="none" w:sz="0" w:space="0" w:color="auto" w:frame="1"/>
        </w:rPr>
        <w:t>5</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l1.setBounds(</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75</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75</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l1.add(</w:t>
      </w:r>
      <w:r w:rsidRPr="00D45056">
        <w:rPr>
          <w:rFonts w:ascii="Times New Roman" w:eastAsia="Times New Roman" w:hAnsi="Times New Roman" w:cs="Times New Roman"/>
          <w:color w:val="0000FF"/>
          <w:sz w:val="21"/>
          <w:szCs w:val="21"/>
          <w:bdr w:val="none" w:sz="0" w:space="0" w:color="auto" w:frame="1"/>
        </w:rPr>
        <w:t>"Item 1"</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l1.add(</w:t>
      </w:r>
      <w:r w:rsidRPr="00D45056">
        <w:rPr>
          <w:rFonts w:ascii="Times New Roman" w:eastAsia="Times New Roman" w:hAnsi="Times New Roman" w:cs="Times New Roman"/>
          <w:color w:val="0000FF"/>
          <w:sz w:val="21"/>
          <w:szCs w:val="21"/>
          <w:bdr w:val="none" w:sz="0" w:space="0" w:color="auto" w:frame="1"/>
        </w:rPr>
        <w:t>"Item 2"</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l1.add(</w:t>
      </w:r>
      <w:r w:rsidRPr="00D45056">
        <w:rPr>
          <w:rFonts w:ascii="Times New Roman" w:eastAsia="Times New Roman" w:hAnsi="Times New Roman" w:cs="Times New Roman"/>
          <w:color w:val="0000FF"/>
          <w:sz w:val="21"/>
          <w:szCs w:val="21"/>
          <w:bdr w:val="none" w:sz="0" w:space="0" w:color="auto" w:frame="1"/>
        </w:rPr>
        <w:t>"Item 3"</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l1.add(</w:t>
      </w:r>
      <w:r w:rsidRPr="00D45056">
        <w:rPr>
          <w:rFonts w:ascii="Times New Roman" w:eastAsia="Times New Roman" w:hAnsi="Times New Roman" w:cs="Times New Roman"/>
          <w:color w:val="0000FF"/>
          <w:sz w:val="21"/>
          <w:szCs w:val="21"/>
          <w:bdr w:val="none" w:sz="0" w:space="0" w:color="auto" w:frame="1"/>
        </w:rPr>
        <w:t>"Item 4"</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l1.add(</w:t>
      </w:r>
      <w:r w:rsidRPr="00D45056">
        <w:rPr>
          <w:rFonts w:ascii="Times New Roman" w:eastAsia="Times New Roman" w:hAnsi="Times New Roman" w:cs="Times New Roman"/>
          <w:color w:val="0000FF"/>
          <w:sz w:val="21"/>
          <w:szCs w:val="21"/>
          <w:bdr w:val="none" w:sz="0" w:space="0" w:color="auto" w:frame="1"/>
        </w:rPr>
        <w:t>"Item 5"</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f.add(l1);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ListExample();  </w:t>
      </w:r>
    </w:p>
    <w:p w:rsidR="00141D6E" w:rsidRPr="00D45056" w:rsidRDefault="00141D6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141D6E" w:rsidRPr="00D45056" w:rsidRDefault="00141D6E"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Output:</w:t>
      </w:r>
    </w:p>
    <w:p w:rsidR="00BC2D13" w:rsidRPr="00D45056" w:rsidRDefault="00BC2D13"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156460" cy="15640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159274" cy="1566124"/>
                    </a:xfrm>
                    <a:prstGeom prst="rect">
                      <a:avLst/>
                    </a:prstGeom>
                  </pic:spPr>
                </pic:pic>
              </a:graphicData>
            </a:graphic>
          </wp:inline>
        </w:drawing>
      </w:r>
    </w:p>
    <w:p w:rsidR="008A7406" w:rsidRPr="00D45056" w:rsidRDefault="008A7406"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cyan"/>
        </w:rPr>
        <w:t>Java AWT MenuItem and Menu</w:t>
      </w:r>
    </w:p>
    <w:p w:rsidR="008A7406" w:rsidRPr="00D45056" w:rsidRDefault="008A7406" w:rsidP="00764668">
      <w:pPr>
        <w:pStyle w:val="NormalWeb"/>
        <w:shd w:val="clear" w:color="auto" w:fill="FFFFFF"/>
        <w:spacing w:line="360" w:lineRule="auto"/>
        <w:jc w:val="both"/>
        <w:rPr>
          <w:color w:val="000000"/>
          <w:sz w:val="21"/>
          <w:szCs w:val="21"/>
        </w:rPr>
      </w:pPr>
      <w:r w:rsidRPr="00D45056">
        <w:rPr>
          <w:color w:val="000000"/>
          <w:sz w:val="21"/>
          <w:szCs w:val="21"/>
        </w:rPr>
        <w:t>The object of MenuItem class adds a simple labeled menu item on menu. The items used in a menu must belong to the MenuItem or any of its subclass.</w:t>
      </w:r>
    </w:p>
    <w:p w:rsidR="008A7406" w:rsidRPr="00D45056" w:rsidRDefault="008A7406" w:rsidP="00764668">
      <w:pPr>
        <w:pStyle w:val="NormalWeb"/>
        <w:shd w:val="clear" w:color="auto" w:fill="FFFFFF"/>
        <w:spacing w:line="360" w:lineRule="auto"/>
        <w:jc w:val="both"/>
        <w:rPr>
          <w:color w:val="000000"/>
          <w:sz w:val="21"/>
          <w:szCs w:val="21"/>
        </w:rPr>
      </w:pPr>
      <w:r w:rsidRPr="00D45056">
        <w:rPr>
          <w:color w:val="000000"/>
          <w:sz w:val="21"/>
          <w:szCs w:val="21"/>
        </w:rPr>
        <w:t>The object of Menu class is a pull down menu component which is displayed on the menu bar. It inherits the MenuItem class.</w:t>
      </w:r>
    </w:p>
    <w:p w:rsidR="008A7406" w:rsidRPr="00D45056" w:rsidRDefault="008A7406"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lastRenderedPageBreak/>
        <w:t>AWT MenuItem class declaration</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MenuItem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MenuComponent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Accessible  </w:t>
      </w:r>
    </w:p>
    <w:p w:rsidR="008A7406" w:rsidRPr="00D45056" w:rsidRDefault="008A7406"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AWT Menu class declaration</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Menu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MenuItem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MenuContainer, Accessible  </w:t>
      </w:r>
    </w:p>
    <w:p w:rsidR="008A7406" w:rsidRPr="00D45056" w:rsidRDefault="008A7406"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AWT MenuItem and Menu Example</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MenuExample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MenuExample(){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Frame f=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Frame(</w:t>
      </w:r>
      <w:r w:rsidRPr="00D45056">
        <w:rPr>
          <w:rStyle w:val="string"/>
          <w:color w:val="0000FF"/>
          <w:sz w:val="21"/>
          <w:szCs w:val="21"/>
          <w:bdr w:val="none" w:sz="0" w:space="0" w:color="auto" w:frame="1"/>
        </w:rPr>
        <w:t>"Menu and MenuItem Example"</w:t>
      </w:r>
      <w:r w:rsidRPr="00D45056">
        <w:rPr>
          <w:color w:val="000000"/>
          <w:sz w:val="21"/>
          <w:szCs w:val="21"/>
          <w:bdr w:val="none" w:sz="0" w:space="0" w:color="auto" w:frame="1"/>
        </w:rPr>
        <w:t>);  </w:t>
      </w:r>
    </w:p>
    <w:p w:rsidR="008A7406" w:rsidRDefault="008A7406" w:rsidP="00764668">
      <w:pPr>
        <w:spacing w:after="0" w:line="360" w:lineRule="auto"/>
        <w:ind w:left="-360"/>
        <w:jc w:val="both"/>
        <w:rPr>
          <w:rFonts w:ascii="Times New Roman" w:hAnsi="Times New Roman" w:cs="Times New Roman"/>
          <w:color w:val="000000"/>
          <w:sz w:val="21"/>
          <w:szCs w:val="21"/>
          <w:bdr w:val="none" w:sz="0" w:space="0" w:color="auto" w:frame="1"/>
        </w:rPr>
      </w:pPr>
      <w:r w:rsidRPr="00D45056">
        <w:rPr>
          <w:rFonts w:ascii="Times New Roman" w:hAnsi="Times New Roman" w:cs="Times New Roman"/>
          <w:color w:val="000000"/>
          <w:sz w:val="21"/>
          <w:szCs w:val="21"/>
          <w:bdr w:val="none" w:sz="0" w:space="0" w:color="auto" w:frame="1"/>
        </w:rPr>
        <w:t>         MenuBar mb=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MenuBar();  </w:t>
      </w:r>
    </w:p>
    <w:p w:rsidR="00AA77EB" w:rsidRPr="00D45056" w:rsidRDefault="00AA77EB" w:rsidP="00764668">
      <w:pPr>
        <w:spacing w:after="0" w:line="360" w:lineRule="auto"/>
        <w:ind w:left="-360"/>
        <w:jc w:val="both"/>
        <w:rPr>
          <w:rFonts w:ascii="Times New Roman" w:hAnsi="Times New Roman" w:cs="Times New Roman"/>
          <w:color w:val="000000"/>
          <w:sz w:val="21"/>
          <w:szCs w:val="21"/>
        </w:rPr>
      </w:pPr>
    </w:p>
    <w:p w:rsidR="008A7406" w:rsidRDefault="008A7406" w:rsidP="00764668">
      <w:pPr>
        <w:pStyle w:val="alt"/>
        <w:spacing w:before="0" w:beforeAutospacing="0" w:after="0" w:afterAutospacing="0" w:line="360" w:lineRule="auto"/>
        <w:ind w:left="-360"/>
        <w:jc w:val="both"/>
        <w:rPr>
          <w:color w:val="000000"/>
          <w:sz w:val="21"/>
          <w:szCs w:val="21"/>
          <w:bdr w:val="none" w:sz="0" w:space="0" w:color="auto" w:frame="1"/>
        </w:rPr>
      </w:pPr>
      <w:r w:rsidRPr="00D45056">
        <w:rPr>
          <w:color w:val="000000"/>
          <w:sz w:val="21"/>
          <w:szCs w:val="21"/>
          <w:bdr w:val="none" w:sz="0" w:space="0" w:color="auto" w:frame="1"/>
        </w:rPr>
        <w:t>         Menu menu=</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Menu(</w:t>
      </w:r>
      <w:r w:rsidRPr="00D45056">
        <w:rPr>
          <w:rStyle w:val="string"/>
          <w:color w:val="0000FF"/>
          <w:sz w:val="21"/>
          <w:szCs w:val="21"/>
          <w:bdr w:val="none" w:sz="0" w:space="0" w:color="auto" w:frame="1"/>
        </w:rPr>
        <w:t>"Menu"</w:t>
      </w:r>
      <w:r w:rsidRPr="00D45056">
        <w:rPr>
          <w:color w:val="000000"/>
          <w:sz w:val="21"/>
          <w:szCs w:val="21"/>
          <w:bdr w:val="none" w:sz="0" w:space="0" w:color="auto" w:frame="1"/>
        </w:rPr>
        <w:t>);  </w:t>
      </w:r>
    </w:p>
    <w:p w:rsidR="007C79E1" w:rsidRPr="00D45056" w:rsidRDefault="007C79E1" w:rsidP="00764668">
      <w:pPr>
        <w:pStyle w:val="alt"/>
        <w:spacing w:before="0" w:beforeAutospacing="0" w:after="0" w:afterAutospacing="0" w:line="360" w:lineRule="auto"/>
        <w:ind w:left="-360"/>
        <w:jc w:val="both"/>
        <w:rPr>
          <w:color w:val="000000"/>
          <w:sz w:val="21"/>
          <w:szCs w:val="21"/>
        </w:rPr>
      </w:pP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MenuItem i1=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MenuItem(</w:t>
      </w:r>
      <w:r w:rsidRPr="00D45056">
        <w:rPr>
          <w:rStyle w:val="string"/>
          <w:color w:val="0000FF"/>
          <w:sz w:val="21"/>
          <w:szCs w:val="21"/>
          <w:bdr w:val="none" w:sz="0" w:space="0" w:color="auto" w:frame="1"/>
        </w:rPr>
        <w:t>"Item 1"</w:t>
      </w:r>
      <w:r w:rsidRPr="00D45056">
        <w:rPr>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MenuItem i2=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MenuItem(</w:t>
      </w:r>
      <w:r w:rsidRPr="00D45056">
        <w:rPr>
          <w:rStyle w:val="string"/>
          <w:rFonts w:ascii="Times New Roman" w:hAnsi="Times New Roman" w:cs="Times New Roman"/>
          <w:color w:val="0000FF"/>
          <w:sz w:val="21"/>
          <w:szCs w:val="21"/>
          <w:bdr w:val="none" w:sz="0" w:space="0" w:color="auto" w:frame="1"/>
        </w:rPr>
        <w:t>"Item 2"</w:t>
      </w:r>
      <w:r w:rsidRPr="00D45056">
        <w:rPr>
          <w:rFonts w:ascii="Times New Roman" w:hAnsi="Times New Roman" w:cs="Times New Roman"/>
          <w:color w:val="000000"/>
          <w:sz w:val="21"/>
          <w:szCs w:val="21"/>
          <w:bdr w:val="none" w:sz="0" w:space="0" w:color="auto" w:frame="1"/>
        </w:rPr>
        <w:t>);  </w:t>
      </w:r>
    </w:p>
    <w:p w:rsidR="008D0F81" w:rsidRDefault="008A7406" w:rsidP="00764668">
      <w:pPr>
        <w:pStyle w:val="alt"/>
        <w:spacing w:before="0" w:beforeAutospacing="0" w:after="0" w:afterAutospacing="0" w:line="360" w:lineRule="auto"/>
        <w:ind w:left="-360"/>
        <w:jc w:val="both"/>
        <w:rPr>
          <w:color w:val="000000"/>
          <w:sz w:val="21"/>
          <w:szCs w:val="21"/>
          <w:bdr w:val="none" w:sz="0" w:space="0" w:color="auto" w:frame="1"/>
        </w:rPr>
      </w:pPr>
      <w:r w:rsidRPr="00D45056">
        <w:rPr>
          <w:color w:val="000000"/>
          <w:sz w:val="21"/>
          <w:szCs w:val="21"/>
          <w:bdr w:val="none" w:sz="0" w:space="0" w:color="auto" w:frame="1"/>
        </w:rPr>
        <w:t>         MenuItem i3=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MenuItem(</w:t>
      </w:r>
      <w:r w:rsidRPr="00D45056">
        <w:rPr>
          <w:rStyle w:val="string"/>
          <w:color w:val="0000FF"/>
          <w:sz w:val="21"/>
          <w:szCs w:val="21"/>
          <w:bdr w:val="none" w:sz="0" w:space="0" w:color="auto" w:frame="1"/>
        </w:rPr>
        <w:t>"Item 3"</w:t>
      </w:r>
      <w:r w:rsidRPr="00D45056">
        <w:rPr>
          <w:color w:val="000000"/>
          <w:sz w:val="21"/>
          <w:szCs w:val="21"/>
          <w:bdr w:val="none" w:sz="0" w:space="0" w:color="auto" w:frame="1"/>
        </w:rPr>
        <w:t>);</w:t>
      </w:r>
    </w:p>
    <w:p w:rsidR="008D0F81" w:rsidRPr="00D45056" w:rsidRDefault="008D0F81"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menu.add(i1);  </w:t>
      </w:r>
    </w:p>
    <w:p w:rsidR="008D0F81" w:rsidRPr="00D45056" w:rsidRDefault="008D0F81"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menu.add(i2);  </w:t>
      </w:r>
    </w:p>
    <w:p w:rsidR="008D0F81" w:rsidRPr="00D45056" w:rsidRDefault="008D0F81"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menu.add(i3);  </w:t>
      </w:r>
    </w:p>
    <w:p w:rsidR="008A7406" w:rsidRDefault="008A7406" w:rsidP="00764668">
      <w:pPr>
        <w:pStyle w:val="alt"/>
        <w:spacing w:before="0" w:beforeAutospacing="0" w:after="0" w:afterAutospacing="0" w:line="360" w:lineRule="auto"/>
        <w:ind w:left="-360"/>
        <w:jc w:val="both"/>
        <w:rPr>
          <w:color w:val="000000"/>
          <w:sz w:val="21"/>
          <w:szCs w:val="21"/>
          <w:bdr w:val="none" w:sz="0" w:space="0" w:color="auto" w:frame="1"/>
        </w:rPr>
      </w:pPr>
      <w:r w:rsidRPr="00D45056">
        <w:rPr>
          <w:color w:val="000000"/>
          <w:sz w:val="21"/>
          <w:szCs w:val="21"/>
          <w:bdr w:val="none" w:sz="0" w:space="0" w:color="auto" w:frame="1"/>
        </w:rPr>
        <w:t>  </w:t>
      </w:r>
    </w:p>
    <w:p w:rsidR="00C92EA7" w:rsidRPr="00D45056" w:rsidRDefault="00C92EA7"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 submenu=</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w:t>
      </w:r>
      <w:r w:rsidRPr="00D45056">
        <w:rPr>
          <w:rStyle w:val="string"/>
          <w:rFonts w:ascii="Times New Roman" w:hAnsi="Times New Roman" w:cs="Times New Roman"/>
          <w:color w:val="0000FF"/>
          <w:sz w:val="21"/>
          <w:szCs w:val="21"/>
          <w:bdr w:val="none" w:sz="0" w:space="0" w:color="auto" w:frame="1"/>
        </w:rPr>
        <w:t>"Sub Menu"</w:t>
      </w:r>
      <w:r w:rsidRPr="00D45056">
        <w:rPr>
          <w:rFonts w:ascii="Times New Roman" w:hAnsi="Times New Roman" w:cs="Times New Roman"/>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MenuItem i4=</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MenuItem(</w:t>
      </w:r>
      <w:r w:rsidRPr="00D45056">
        <w:rPr>
          <w:rStyle w:val="string"/>
          <w:rFonts w:ascii="Times New Roman" w:hAnsi="Times New Roman" w:cs="Times New Roman"/>
          <w:color w:val="0000FF"/>
          <w:sz w:val="21"/>
          <w:szCs w:val="21"/>
          <w:bdr w:val="none" w:sz="0" w:space="0" w:color="auto" w:frame="1"/>
        </w:rPr>
        <w:t>"Item 4"</w:t>
      </w:r>
      <w:r w:rsidRPr="00D45056">
        <w:rPr>
          <w:rFonts w:ascii="Times New Roman" w:hAnsi="Times New Roman" w:cs="Times New Roman"/>
          <w:color w:val="000000"/>
          <w:sz w:val="21"/>
          <w:szCs w:val="21"/>
          <w:bdr w:val="none" w:sz="0" w:space="0" w:color="auto" w:frame="1"/>
        </w:rPr>
        <w:t>);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MenuItem i5=</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MenuItem(</w:t>
      </w:r>
      <w:r w:rsidRPr="00D45056">
        <w:rPr>
          <w:rStyle w:val="string"/>
          <w:color w:val="0000FF"/>
          <w:sz w:val="21"/>
          <w:szCs w:val="21"/>
          <w:bdr w:val="none" w:sz="0" w:space="0" w:color="auto" w:frame="1"/>
        </w:rPr>
        <w:t>"Item 5"</w:t>
      </w:r>
      <w:r w:rsidRPr="00D45056">
        <w:rPr>
          <w:color w:val="000000"/>
          <w:sz w:val="21"/>
          <w:szCs w:val="21"/>
          <w:bdr w:val="none" w:sz="0" w:space="0" w:color="auto" w:frame="1"/>
        </w:rPr>
        <w:t>);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submenu.add(i4);  </w:t>
      </w:r>
    </w:p>
    <w:p w:rsidR="008A7406" w:rsidRDefault="008A7406" w:rsidP="00764668">
      <w:pPr>
        <w:spacing w:after="0" w:line="360" w:lineRule="auto"/>
        <w:ind w:left="-360"/>
        <w:jc w:val="both"/>
        <w:rPr>
          <w:rFonts w:ascii="Times New Roman" w:hAnsi="Times New Roman" w:cs="Times New Roman"/>
          <w:color w:val="000000"/>
          <w:sz w:val="21"/>
          <w:szCs w:val="21"/>
          <w:bdr w:val="none" w:sz="0" w:space="0" w:color="auto" w:frame="1"/>
        </w:rPr>
      </w:pPr>
      <w:r w:rsidRPr="00D45056">
        <w:rPr>
          <w:rFonts w:ascii="Times New Roman" w:hAnsi="Times New Roman" w:cs="Times New Roman"/>
          <w:color w:val="000000"/>
          <w:sz w:val="21"/>
          <w:szCs w:val="21"/>
          <w:bdr w:val="none" w:sz="0" w:space="0" w:color="auto" w:frame="1"/>
        </w:rPr>
        <w:t>         submenu.add(i5);  </w:t>
      </w:r>
    </w:p>
    <w:p w:rsidR="008D0F81" w:rsidRPr="00D45056" w:rsidRDefault="008D0F81" w:rsidP="00764668">
      <w:pPr>
        <w:spacing w:after="0" w:line="360" w:lineRule="auto"/>
        <w:ind w:left="-360"/>
        <w:jc w:val="both"/>
        <w:rPr>
          <w:rFonts w:ascii="Times New Roman" w:hAnsi="Times New Roman" w:cs="Times New Roman"/>
          <w:color w:val="000000"/>
          <w:sz w:val="21"/>
          <w:szCs w:val="21"/>
        </w:rPr>
      </w:pP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menu.add(submenu);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mb.add(menu);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f.setMenuBar(mb);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lastRenderedPageBreak/>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MenuExample();  </w:t>
      </w:r>
    </w:p>
    <w:p w:rsidR="008A7406" w:rsidRPr="00D45056" w:rsidRDefault="008A7406"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A7406" w:rsidRPr="00D45056" w:rsidRDefault="008A7406"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8A7406" w:rsidRPr="00D45056" w:rsidRDefault="008A7406" w:rsidP="00764668">
      <w:pPr>
        <w:pStyle w:val="NormalWeb"/>
        <w:shd w:val="clear" w:color="auto" w:fill="FFFFFF"/>
        <w:spacing w:line="360" w:lineRule="auto"/>
        <w:jc w:val="both"/>
        <w:rPr>
          <w:color w:val="000000"/>
          <w:sz w:val="21"/>
          <w:szCs w:val="21"/>
        </w:rPr>
      </w:pPr>
      <w:r w:rsidRPr="00D45056">
        <w:rPr>
          <w:color w:val="000000"/>
          <w:sz w:val="21"/>
          <w:szCs w:val="21"/>
        </w:rPr>
        <w:t>Output:</w:t>
      </w:r>
    </w:p>
    <w:p w:rsidR="00984737" w:rsidRPr="00D45056" w:rsidRDefault="00984737" w:rsidP="00764668">
      <w:pPr>
        <w:pStyle w:val="NormalWeb"/>
        <w:shd w:val="clear" w:color="auto" w:fill="FFFFFF"/>
        <w:spacing w:line="360" w:lineRule="auto"/>
        <w:jc w:val="both"/>
        <w:rPr>
          <w:color w:val="000000"/>
          <w:sz w:val="21"/>
          <w:szCs w:val="21"/>
        </w:rPr>
      </w:pPr>
      <w:r w:rsidRPr="00D45056">
        <w:rPr>
          <w:noProof/>
          <w:lang w:bidi="mr-IN"/>
        </w:rPr>
        <w:drawing>
          <wp:inline distT="0" distB="0" distL="0" distR="0">
            <wp:extent cx="2186940" cy="1636486"/>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189475" cy="1638383"/>
                    </a:xfrm>
                    <a:prstGeom prst="rect">
                      <a:avLst/>
                    </a:prstGeom>
                  </pic:spPr>
                </pic:pic>
              </a:graphicData>
            </a:graphic>
          </wp:inline>
        </w:drawing>
      </w:r>
    </w:p>
    <w:p w:rsidR="00D51148" w:rsidRDefault="00D51148" w:rsidP="00764668">
      <w:pPr>
        <w:pStyle w:val="NormalWeb"/>
        <w:shd w:val="clear" w:color="auto" w:fill="FFFFFF"/>
        <w:spacing w:line="360" w:lineRule="auto"/>
        <w:jc w:val="both"/>
        <w:rPr>
          <w:color w:val="000000"/>
          <w:sz w:val="21"/>
          <w:szCs w:val="21"/>
        </w:rPr>
      </w:pPr>
    </w:p>
    <w:p w:rsidR="00D45056" w:rsidRPr="00D45056" w:rsidRDefault="00D45056" w:rsidP="00764668">
      <w:pPr>
        <w:pStyle w:val="NormalWeb"/>
        <w:shd w:val="clear" w:color="auto" w:fill="FFFFFF"/>
        <w:spacing w:line="360" w:lineRule="auto"/>
        <w:jc w:val="both"/>
        <w:rPr>
          <w:color w:val="000000"/>
          <w:sz w:val="21"/>
          <w:szCs w:val="21"/>
        </w:rPr>
      </w:pPr>
    </w:p>
    <w:p w:rsidR="00AF73CA" w:rsidRPr="00D45056" w:rsidRDefault="00AF73CA" w:rsidP="00764668">
      <w:pPr>
        <w:pStyle w:val="Heading1"/>
        <w:shd w:val="clear" w:color="auto" w:fill="FFFFFF"/>
        <w:spacing w:before="75" w:beforeAutospacing="0" w:line="360" w:lineRule="auto"/>
        <w:jc w:val="both"/>
        <w:rPr>
          <w:b w:val="0"/>
          <w:bCs w:val="0"/>
          <w:color w:val="610B38"/>
          <w:sz w:val="44"/>
          <w:szCs w:val="44"/>
        </w:rPr>
      </w:pPr>
      <w:r w:rsidRPr="00D45056">
        <w:rPr>
          <w:b w:val="0"/>
          <w:bCs w:val="0"/>
          <w:color w:val="610B38"/>
          <w:sz w:val="44"/>
          <w:szCs w:val="44"/>
          <w:highlight w:val="lightGray"/>
        </w:rPr>
        <w:t>Event and Listener (Java Event Handling)</w:t>
      </w:r>
    </w:p>
    <w:p w:rsidR="00AF73CA" w:rsidRPr="00D45056" w:rsidRDefault="00AF73CA" w:rsidP="00764668">
      <w:pPr>
        <w:shd w:val="clear" w:color="auto" w:fill="FFFFFF"/>
        <w:spacing w:before="60" w:after="100" w:afterAutospacing="1"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Changing the state of an object is known as an event. For example, click on button, dragging mouse etc. The java.awt.event package provides many event classes and Listener interfaces for event handling.</w:t>
      </w:r>
    </w:p>
    <w:p w:rsidR="00AF73CA" w:rsidRPr="00D45056" w:rsidRDefault="00AF73CA"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lastRenderedPageBreak/>
        <w:t>Java Event classes and Listener interfaces</w:t>
      </w:r>
    </w:p>
    <w:p w:rsidR="00AF73CA" w:rsidRPr="00D45056" w:rsidRDefault="00AF73CA" w:rsidP="00764668">
      <w:p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5943600" cy="4979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979670"/>
                    </a:xfrm>
                    <a:prstGeom prst="rect">
                      <a:avLst/>
                    </a:prstGeom>
                  </pic:spPr>
                </pic:pic>
              </a:graphicData>
            </a:graphic>
          </wp:inline>
        </w:drawing>
      </w:r>
    </w:p>
    <w:p w:rsidR="00AF73CA" w:rsidRPr="00D45056" w:rsidRDefault="00AF73CA"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Steps to perform Event Handling</w:t>
      </w:r>
    </w:p>
    <w:p w:rsidR="00AF73CA" w:rsidRPr="00D45056" w:rsidRDefault="00AF73CA"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Following steps are required to perform event handling:</w:t>
      </w:r>
    </w:p>
    <w:p w:rsidR="00AF73CA" w:rsidRPr="00D45056" w:rsidRDefault="00AF73CA" w:rsidP="00764668">
      <w:pPr>
        <w:numPr>
          <w:ilvl w:val="0"/>
          <w:numId w:val="2"/>
        </w:numPr>
        <w:shd w:val="clear" w:color="auto" w:fill="FFFFFF"/>
        <w:spacing w:before="60"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Register the component with the Listener</w:t>
      </w:r>
    </w:p>
    <w:p w:rsidR="000E6F5F" w:rsidRPr="00D45056" w:rsidRDefault="000E6F5F"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Registration Methods</w:t>
      </w:r>
    </w:p>
    <w:p w:rsidR="000E6F5F" w:rsidRPr="00D45056" w:rsidRDefault="000E6F5F" w:rsidP="00764668">
      <w:pPr>
        <w:pStyle w:val="NormalWeb"/>
        <w:shd w:val="clear" w:color="auto" w:fill="FFFFFF"/>
        <w:spacing w:line="360" w:lineRule="auto"/>
        <w:jc w:val="both"/>
        <w:rPr>
          <w:color w:val="000000"/>
          <w:sz w:val="21"/>
          <w:szCs w:val="21"/>
        </w:rPr>
      </w:pPr>
      <w:r w:rsidRPr="00D45056">
        <w:rPr>
          <w:color w:val="000000"/>
          <w:sz w:val="21"/>
          <w:szCs w:val="21"/>
        </w:rPr>
        <w:t>For registering the component with the Listener, many classes provide the registration methods. For example:</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lastRenderedPageBreak/>
        <w:t>Button</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addActionListener(ActionListener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MenuItem</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addActionListener(ActionListener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TextField</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addActionListener(ActionListener a){}</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addTextListener(TextListener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TextArea</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addTextListener(TextListener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Checkbox</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addItemListener(ItemListener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Choice</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addItemListener(ItemListener a){}</w:t>
      </w:r>
    </w:p>
    <w:p w:rsidR="000E6F5F" w:rsidRPr="00D45056" w:rsidRDefault="000E6F5F"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List</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addActionListener(ActionListener a){}</w:t>
      </w:r>
    </w:p>
    <w:p w:rsidR="000E6F5F" w:rsidRPr="00D45056" w:rsidRDefault="000E6F5F" w:rsidP="00764668">
      <w:pPr>
        <w:numPr>
          <w:ilvl w:val="1"/>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addItemListener(ItemListener a){}</w:t>
      </w:r>
    </w:p>
    <w:p w:rsidR="000E6F5F" w:rsidRPr="00D45056" w:rsidRDefault="000E6F5F" w:rsidP="00764668">
      <w:pPr>
        <w:pStyle w:val="Heading3"/>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Event Handling Code</w:t>
      </w:r>
    </w:p>
    <w:p w:rsidR="000E6F5F" w:rsidRPr="00D45056" w:rsidRDefault="005E5613" w:rsidP="00764668">
      <w:pPr>
        <w:numPr>
          <w:ilvl w:val="0"/>
          <w:numId w:val="3"/>
        </w:numPr>
        <w:shd w:val="clear" w:color="auto" w:fill="FFFFFF"/>
        <w:spacing w:before="60" w:after="100" w:afterAutospacing="1" w:line="360" w:lineRule="auto"/>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shd w:val="clear" w:color="auto" w:fill="FFFFFF"/>
        </w:rPr>
        <w:t>We can put the event handling code into one of the following places:</w:t>
      </w:r>
    </w:p>
    <w:p w:rsidR="005E5613" w:rsidRPr="00D45056" w:rsidRDefault="005E5613" w:rsidP="00764668">
      <w:pPr>
        <w:numPr>
          <w:ilvl w:val="1"/>
          <w:numId w:val="3"/>
        </w:numPr>
        <w:shd w:val="clear" w:color="auto" w:fill="FFFFFF"/>
        <w:spacing w:before="60"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Within class</w:t>
      </w:r>
    </w:p>
    <w:p w:rsidR="005E5613" w:rsidRPr="00D45056" w:rsidRDefault="005E5613" w:rsidP="00764668">
      <w:pPr>
        <w:numPr>
          <w:ilvl w:val="1"/>
          <w:numId w:val="3"/>
        </w:numPr>
        <w:shd w:val="clear" w:color="auto" w:fill="FFFFFF"/>
        <w:spacing w:before="60"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Other class</w:t>
      </w:r>
    </w:p>
    <w:p w:rsidR="005E5613" w:rsidRPr="00D45056" w:rsidRDefault="005E5613" w:rsidP="00764668">
      <w:pPr>
        <w:numPr>
          <w:ilvl w:val="1"/>
          <w:numId w:val="3"/>
        </w:numPr>
        <w:shd w:val="clear" w:color="auto" w:fill="FFFFFF"/>
        <w:spacing w:before="60"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Anonymous class</w:t>
      </w:r>
    </w:p>
    <w:p w:rsidR="001B098A" w:rsidRDefault="001B098A" w:rsidP="00764668">
      <w:pPr>
        <w:pStyle w:val="Heading3"/>
        <w:shd w:val="clear" w:color="auto" w:fill="FFFFFF"/>
        <w:spacing w:line="360" w:lineRule="auto"/>
        <w:jc w:val="both"/>
        <w:rPr>
          <w:rFonts w:ascii="Times New Roman" w:hAnsi="Times New Roman" w:cs="Times New Roman"/>
          <w:b/>
          <w:bCs/>
          <w:color w:val="610B4B"/>
          <w:sz w:val="32"/>
          <w:szCs w:val="32"/>
        </w:rPr>
      </w:pPr>
      <w:r w:rsidRPr="00D45056">
        <w:rPr>
          <w:rFonts w:ascii="Times New Roman" w:hAnsi="Times New Roman" w:cs="Times New Roman"/>
          <w:b/>
          <w:bCs/>
          <w:color w:val="610B4B"/>
          <w:sz w:val="32"/>
          <w:szCs w:val="32"/>
          <w:highlight w:val="lightGray"/>
        </w:rPr>
        <w:t>Java event handling by implementing ActionListener</w:t>
      </w:r>
    </w:p>
    <w:p w:rsidR="00807DDB" w:rsidRPr="00807DDB" w:rsidRDefault="00807DDB" w:rsidP="00764668">
      <w:pPr>
        <w:jc w:val="both"/>
      </w:pPr>
      <w:r>
        <w:t>//</w:t>
      </w:r>
      <w:r w:rsidRPr="00807DDB">
        <w:rPr>
          <w:rFonts w:ascii="Segoe UI" w:hAnsi="Segoe UI" w:cs="Segoe UI"/>
          <w:color w:val="333333"/>
          <w:sz w:val="27"/>
          <w:szCs w:val="27"/>
          <w:shd w:val="clear" w:color="auto" w:fill="FFFFFF"/>
        </w:rPr>
        <w:t xml:space="preserve"> </w:t>
      </w:r>
      <w:r>
        <w:rPr>
          <w:rFonts w:ascii="Segoe UI" w:hAnsi="Segoe UI" w:cs="Segoe UI"/>
          <w:color w:val="333333"/>
          <w:sz w:val="27"/>
          <w:szCs w:val="27"/>
          <w:shd w:val="clear" w:color="auto" w:fill="FFFFFF"/>
        </w:rPr>
        <w:t>The ActionListener interface is found in java.awt.event </w:t>
      </w:r>
      <w:hyperlink r:id="rId40" w:history="1">
        <w:r>
          <w:rPr>
            <w:rStyle w:val="Hyperlink"/>
            <w:rFonts w:ascii="Segoe UI" w:hAnsi="Segoe UI" w:cs="Segoe UI"/>
            <w:color w:val="008000"/>
            <w:sz w:val="27"/>
            <w:szCs w:val="27"/>
            <w:shd w:val="clear" w:color="auto" w:fill="FFFFFF"/>
          </w:rPr>
          <w:t>package</w:t>
        </w:r>
      </w:hyperlink>
      <w:r>
        <w:rPr>
          <w:rFonts w:ascii="Segoe UI" w:hAnsi="Segoe UI" w:cs="Segoe UI"/>
          <w:color w:val="333333"/>
          <w:sz w:val="27"/>
          <w:szCs w:val="27"/>
          <w:shd w:val="clear" w:color="auto" w:fill="FFFFFF"/>
        </w:rPr>
        <w:t>. It has only one method: actionPerformed().</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D347B4" w:rsidRDefault="00223919"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AEvent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r w:rsidRPr="00D45056">
        <w:rPr>
          <w:rFonts w:ascii="Times New Roman" w:eastAsia="Times New Roman" w:hAnsi="Times New Roman" w:cs="Times New Roman"/>
          <w:b/>
          <w:bCs/>
          <w:color w:val="006699"/>
          <w:sz w:val="21"/>
          <w:szCs w:val="21"/>
          <w:bdr w:val="none" w:sz="0" w:space="0" w:color="auto" w:frame="1"/>
        </w:rPr>
        <w:t>implements</w:t>
      </w:r>
      <w:r w:rsidRPr="00D45056">
        <w:rPr>
          <w:rFonts w:ascii="Times New Roman" w:eastAsia="Times New Roman" w:hAnsi="Times New Roman" w:cs="Times New Roman"/>
          <w:color w:val="000000"/>
          <w:sz w:val="21"/>
          <w:szCs w:val="21"/>
          <w:bdr w:val="none" w:sz="0" w:space="0" w:color="auto" w:frame="1"/>
        </w:rPr>
        <w:t> ActionListener{ </w:t>
      </w:r>
    </w:p>
    <w:p w:rsidR="00223919" w:rsidRPr="00D45056" w:rsidRDefault="00D347B4"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TextField tf</w:t>
      </w:r>
      <w:r>
        <w:rPr>
          <w:rFonts w:ascii="Times New Roman" w:eastAsia="Times New Roman" w:hAnsi="Times New Roman" w:cs="Times New Roman"/>
          <w:color w:val="000000"/>
          <w:sz w:val="21"/>
          <w:szCs w:val="21"/>
          <w:bdr w:val="none" w:sz="0" w:space="0" w:color="auto" w:frame="1"/>
        </w:rPr>
        <w:t>;</w:t>
      </w:r>
      <w:r w:rsidR="00223919"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AEvent(){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//create components</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97108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w:t>
      </w:r>
      <w:r>
        <w:rPr>
          <w:rFonts w:ascii="Times New Roman" w:eastAsia="Times New Roman" w:hAnsi="Times New Roman" w:cs="Times New Roman"/>
          <w:color w:val="000000"/>
          <w:sz w:val="21"/>
          <w:szCs w:val="21"/>
          <w:bdr w:val="none" w:sz="0" w:space="0" w:color="auto" w:frame="1"/>
        </w:rPr>
        <w:t xml:space="preserve"> </w:t>
      </w:r>
      <w:r w:rsidR="00223919" w:rsidRPr="00D45056">
        <w:rPr>
          <w:rFonts w:ascii="Times New Roman" w:eastAsia="Times New Roman" w:hAnsi="Times New Roman" w:cs="Times New Roman"/>
          <w:color w:val="000000"/>
          <w:sz w:val="21"/>
          <w:szCs w:val="21"/>
          <w:bdr w:val="none" w:sz="0" w:space="0" w:color="auto" w:frame="1"/>
        </w:rPr>
        <w:t>=</w:t>
      </w:r>
      <w:r w:rsidR="00223919" w:rsidRPr="00D45056">
        <w:rPr>
          <w:rFonts w:ascii="Times New Roman" w:eastAsia="Times New Roman" w:hAnsi="Times New Roman" w:cs="Times New Roman"/>
          <w:b/>
          <w:bCs/>
          <w:color w:val="006699"/>
          <w:sz w:val="21"/>
          <w:szCs w:val="21"/>
          <w:bdr w:val="none" w:sz="0" w:space="0" w:color="auto" w:frame="1"/>
        </w:rPr>
        <w:t>new</w:t>
      </w:r>
      <w:r w:rsidR="00223919" w:rsidRPr="00D45056">
        <w:rPr>
          <w:rFonts w:ascii="Times New Roman" w:eastAsia="Times New Roman" w:hAnsi="Times New Roman" w:cs="Times New Roman"/>
          <w:color w:val="000000"/>
          <w:sz w:val="21"/>
          <w:szCs w:val="21"/>
          <w:bdr w:val="none" w:sz="0" w:space="0" w:color="auto" w:frame="1"/>
        </w:rPr>
        <w:t> TextField();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tf.setBounds(</w:t>
      </w:r>
      <w:r w:rsidRPr="00D45056">
        <w:rPr>
          <w:rFonts w:ascii="Times New Roman" w:eastAsia="Times New Roman" w:hAnsi="Times New Roman" w:cs="Times New Roman"/>
          <w:color w:val="C00000"/>
          <w:sz w:val="21"/>
          <w:szCs w:val="21"/>
          <w:bdr w:val="none" w:sz="0" w:space="0" w:color="auto" w:frame="1"/>
        </w:rPr>
        <w:t>60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170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me"</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b.setBounds(</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120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80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//register listener</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b.addActionListener(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008200"/>
          <w:sz w:val="21"/>
          <w:szCs w:val="21"/>
          <w:bdr w:val="none" w:sz="0" w:space="0" w:color="auto" w:frame="1"/>
        </w:rPr>
        <w:t>//passing current instance</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//add components and set size, layout and visibility</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add(b);add(tf);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actionPerformed(ActionEvent e){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tf.setText(</w:t>
      </w:r>
      <w:r w:rsidRPr="00D45056">
        <w:rPr>
          <w:rFonts w:ascii="Times New Roman" w:eastAsia="Times New Roman" w:hAnsi="Times New Roman" w:cs="Times New Roman"/>
          <w:color w:val="0000FF"/>
          <w:sz w:val="21"/>
          <w:szCs w:val="21"/>
          <w:bdr w:val="none" w:sz="0" w:space="0" w:color="auto" w:frame="1"/>
        </w:rPr>
        <w:t>"Welcome"</w:t>
      </w: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AEvent();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color w:val="000000"/>
          <w:sz w:val="21"/>
          <w:szCs w:val="21"/>
          <w:bdr w:val="none" w:sz="0" w:space="0" w:color="auto" w:frame="1"/>
        </w:rPr>
        <w:t>} </w:t>
      </w:r>
    </w:p>
    <w:p w:rsidR="00223919" w:rsidRPr="00D45056" w:rsidRDefault="00223919"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0000"/>
          <w:sz w:val="21"/>
          <w:szCs w:val="21"/>
        </w:rPr>
        <w:t>public void setBounds(int xaxis, int yaxis, int width, int height);</w:t>
      </w:r>
      <w:r w:rsidRPr="00D45056">
        <w:rPr>
          <w:rFonts w:ascii="Times New Roman" w:eastAsia="Times New Roman" w:hAnsi="Times New Roman" w:cs="Times New Roman"/>
          <w:color w:val="000000"/>
          <w:sz w:val="21"/>
          <w:szCs w:val="21"/>
        </w:rPr>
        <w:t> have been used in the above example that sets the position of the component it may be button, textfield etc.</w:t>
      </w:r>
    </w:p>
    <w:p w:rsidR="00223919" w:rsidRPr="00D45056" w:rsidRDefault="00A148AA"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lastRenderedPageBreak/>
        <w:drawing>
          <wp:inline distT="0" distB="0" distL="0" distR="0">
            <wp:extent cx="2491740" cy="245614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498132" cy="2462445"/>
                    </a:xfrm>
                    <a:prstGeom prst="rect">
                      <a:avLst/>
                    </a:prstGeom>
                  </pic:spPr>
                </pic:pic>
              </a:graphicData>
            </a:graphic>
          </wp:inline>
        </w:drawing>
      </w:r>
      <w:r w:rsidR="00223919" w:rsidRPr="00D45056">
        <w:rPr>
          <w:rFonts w:ascii="Times New Roman" w:eastAsia="Times New Roman" w:hAnsi="Times New Roman" w:cs="Times New Roman"/>
          <w:color w:val="000000"/>
          <w:sz w:val="21"/>
          <w:szCs w:val="21"/>
          <w:bdr w:val="none" w:sz="0" w:space="0" w:color="auto" w:frame="1"/>
        </w:rPr>
        <w:t> </w:t>
      </w:r>
    </w:p>
    <w:p w:rsidR="005E5613" w:rsidRPr="00D45056" w:rsidRDefault="005E5613" w:rsidP="00764668">
      <w:pPr>
        <w:shd w:val="clear" w:color="auto" w:fill="FFFFFF"/>
        <w:spacing w:before="60" w:after="100" w:afterAutospacing="1" w:line="360" w:lineRule="auto"/>
        <w:jc w:val="both"/>
        <w:rPr>
          <w:rFonts w:ascii="Times New Roman" w:hAnsi="Times New Roman" w:cs="Times New Roman"/>
          <w:color w:val="000000"/>
          <w:sz w:val="21"/>
          <w:szCs w:val="21"/>
        </w:rPr>
      </w:pPr>
    </w:p>
    <w:p w:rsidR="00345E0E" w:rsidRPr="00D45056" w:rsidRDefault="00345E0E"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2) Java event handling by outer class</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AEvent2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TextField tf;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AEvent2(){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//create components</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tf.setBounds(</w:t>
      </w:r>
      <w:r w:rsidRPr="00D45056">
        <w:rPr>
          <w:rFonts w:ascii="Times New Roman" w:eastAsia="Times New Roman" w:hAnsi="Times New Roman" w:cs="Times New Roman"/>
          <w:color w:val="C00000"/>
          <w:sz w:val="21"/>
          <w:szCs w:val="21"/>
          <w:bdr w:val="none" w:sz="0" w:space="0" w:color="auto" w:frame="1"/>
        </w:rPr>
        <w:t>60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170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me"</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b.setBounds(</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120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80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//register listener</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Outer o=</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Outer(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b.addActionListener(o);</w:t>
      </w:r>
      <w:r w:rsidRPr="00D45056">
        <w:rPr>
          <w:rFonts w:ascii="Times New Roman" w:eastAsia="Times New Roman" w:hAnsi="Times New Roman" w:cs="Times New Roman"/>
          <w:color w:val="008200"/>
          <w:sz w:val="21"/>
          <w:szCs w:val="21"/>
          <w:bdr w:val="none" w:sz="0" w:space="0" w:color="auto" w:frame="1"/>
        </w:rPr>
        <w:t>//passing outer class instance</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8200"/>
          <w:sz w:val="21"/>
          <w:szCs w:val="21"/>
          <w:bdr w:val="none" w:sz="0" w:space="0" w:color="auto" w:frame="1"/>
        </w:rPr>
        <w:t>//add components and set size, layout and visibility</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add(b);add(tf);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AEvent2();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w:t>
      </w:r>
    </w:p>
    <w:p w:rsidR="00345E0E" w:rsidRPr="00D45056" w:rsidRDefault="00345E0E"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45E0E" w:rsidRPr="00D45056" w:rsidRDefault="005F390D" w:rsidP="00764668">
      <w:pPr>
        <w:spacing w:after="0" w:line="360" w:lineRule="auto"/>
        <w:ind w:left="360"/>
        <w:jc w:val="both"/>
        <w:rPr>
          <w:rFonts w:ascii="Times New Roman" w:eastAsia="Times New Roman" w:hAnsi="Times New Roman" w:cs="Times New Roman"/>
          <w:color w:val="000000"/>
          <w:sz w:val="21"/>
          <w:szCs w:val="21"/>
        </w:rPr>
      </w:pPr>
      <w:r w:rsidRPr="005F390D">
        <w:rPr>
          <w:rFonts w:ascii="Times New Roman" w:eastAsia="Times New Roman" w:hAnsi="Times New Roman" w:cs="Times New Roman"/>
          <w:b/>
          <w:bCs/>
          <w:noProof/>
          <w:color w:val="006699"/>
          <w:sz w:val="21"/>
          <w:szCs w:val="21"/>
        </w:rPr>
        <w:pict>
          <v:rect id="Rectangle 14" o:spid="_x0000_s1026" style="position:absolute;left:0;text-align:left;margin-left:11.4pt;margin-top:6.95pt;width:307.8pt;height:18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" filled="f" strokecolor="#243f60 [1604]" strokeweight="2pt"/>
        </w:pict>
      </w:r>
      <w:r w:rsidR="00345E0E" w:rsidRPr="00D45056">
        <w:rPr>
          <w:rFonts w:ascii="Times New Roman" w:eastAsia="Times New Roman" w:hAnsi="Times New Roman" w:cs="Times New Roman"/>
          <w:b/>
          <w:bCs/>
          <w:color w:val="006699"/>
          <w:sz w:val="21"/>
          <w:szCs w:val="21"/>
          <w:bdr w:val="none" w:sz="0" w:space="0" w:color="auto" w:frame="1"/>
        </w:rPr>
        <w:t>import</w:t>
      </w:r>
      <w:r w:rsidR="00345E0E" w:rsidRPr="00D45056">
        <w:rPr>
          <w:rFonts w:ascii="Times New Roman" w:eastAsia="Times New Roman" w:hAnsi="Times New Roman" w:cs="Times New Roman"/>
          <w:color w:val="000000"/>
          <w:sz w:val="21"/>
          <w:szCs w:val="21"/>
          <w:bdr w:val="none" w:sz="0" w:space="0" w:color="auto" w:frame="1"/>
        </w:rPr>
        <w:t> java.awt.event.*;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Outer </w:t>
      </w:r>
      <w:r w:rsidRPr="00D45056">
        <w:rPr>
          <w:rFonts w:ascii="Times New Roman" w:eastAsia="Times New Roman" w:hAnsi="Times New Roman" w:cs="Times New Roman"/>
          <w:b/>
          <w:bCs/>
          <w:color w:val="006699"/>
          <w:sz w:val="21"/>
          <w:szCs w:val="21"/>
          <w:bdr w:val="none" w:sz="0" w:space="0" w:color="auto" w:frame="1"/>
        </w:rPr>
        <w:t>implements</w:t>
      </w:r>
      <w:r w:rsidRPr="00D45056">
        <w:rPr>
          <w:rFonts w:ascii="Times New Roman" w:eastAsia="Times New Roman" w:hAnsi="Times New Roman" w:cs="Times New Roman"/>
          <w:color w:val="000000"/>
          <w:sz w:val="21"/>
          <w:szCs w:val="21"/>
          <w:bdr w:val="none" w:sz="0" w:space="0" w:color="auto" w:frame="1"/>
        </w:rPr>
        <w:t> ActionListener{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AEvent2 obj;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Outer(AEvent2 obj){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.obj=obj;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actionPerformed(ActionEvent e){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obj.tf.setText(</w:t>
      </w:r>
      <w:r w:rsidRPr="00D45056">
        <w:rPr>
          <w:rFonts w:ascii="Times New Roman" w:eastAsia="Times New Roman" w:hAnsi="Times New Roman" w:cs="Times New Roman"/>
          <w:color w:val="0000FF"/>
          <w:sz w:val="21"/>
          <w:szCs w:val="21"/>
          <w:bdr w:val="none" w:sz="0" w:space="0" w:color="auto" w:frame="1"/>
        </w:rPr>
        <w:t>"welcome"</w:t>
      </w: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345E0E" w:rsidRPr="00D45056" w:rsidRDefault="00345E0E"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E540C9" w:rsidRPr="00D45056" w:rsidRDefault="00E540C9" w:rsidP="00764668">
      <w:pPr>
        <w:pStyle w:val="Heading3"/>
        <w:shd w:val="clear" w:color="auto" w:fill="FFFFFF"/>
        <w:spacing w:line="360" w:lineRule="auto"/>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3) Java event handling by anonymous class</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AEvent3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Frame{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TextField tf;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AEvent3(){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tf=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TextField();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tf.setBounds(</w:t>
      </w:r>
      <w:r w:rsidRPr="00D45056">
        <w:rPr>
          <w:rStyle w:val="number"/>
          <w:rFonts w:eastAsiaTheme="majorEastAsia"/>
          <w:color w:val="C00000"/>
          <w:sz w:val="21"/>
          <w:szCs w:val="21"/>
          <w:bdr w:val="none" w:sz="0" w:space="0" w:color="auto" w:frame="1"/>
        </w:rPr>
        <w:t>60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170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w:t>
      </w:r>
      <w:r w:rsidRPr="00D45056">
        <w:rPr>
          <w:rStyle w:val="string"/>
          <w:rFonts w:ascii="Times New Roman" w:hAnsi="Times New Roman" w:cs="Times New Roman"/>
          <w:color w:val="0000FF"/>
          <w:sz w:val="21"/>
          <w:szCs w:val="21"/>
          <w:bdr w:val="none" w:sz="0" w:space="0" w:color="auto" w:frame="1"/>
        </w:rPr>
        <w:t>"click me"</w:t>
      </w:r>
      <w:r w:rsidRPr="00D45056">
        <w:rPr>
          <w:rFonts w:ascii="Times New Roman" w:hAnsi="Times New Roman" w:cs="Times New Roman"/>
          <w:color w:val="000000"/>
          <w:sz w:val="21"/>
          <w:szCs w:val="21"/>
          <w:bdr w:val="none" w:sz="0" w:space="0" w:color="auto" w:frame="1"/>
        </w:rPr>
        <w:t>);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b.setBounds(</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120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80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A0DE7" w:rsidRDefault="00E540C9" w:rsidP="00764668">
      <w:pPr>
        <w:pStyle w:val="alt"/>
        <w:spacing w:before="0" w:beforeAutospacing="0" w:after="0" w:afterAutospacing="0" w:line="360" w:lineRule="auto"/>
        <w:ind w:left="-360"/>
        <w:jc w:val="both"/>
        <w:rPr>
          <w:color w:val="000000"/>
          <w:sz w:val="21"/>
          <w:szCs w:val="21"/>
          <w:bdr w:val="none" w:sz="0" w:space="0" w:color="auto" w:frame="1"/>
        </w:rPr>
      </w:pPr>
      <w:r w:rsidRPr="00D45056">
        <w:rPr>
          <w:color w:val="000000"/>
          <w:sz w:val="21"/>
          <w:szCs w:val="21"/>
          <w:bdr w:val="none" w:sz="0" w:space="0" w:color="auto" w:frame="1"/>
        </w:rPr>
        <w:t>b.addActionListener(</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ActionListener()</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FA0DE7" w:rsidRDefault="00E540C9" w:rsidP="00FA0DE7">
      <w:pPr>
        <w:spacing w:after="0" w:line="360" w:lineRule="auto"/>
        <w:ind w:left="-360" w:firstLine="1080"/>
        <w:jc w:val="both"/>
        <w:rPr>
          <w:rFonts w:ascii="Times New Roman" w:hAnsi="Times New Roman" w:cs="Times New Roman"/>
          <w:color w:val="000000"/>
          <w:sz w:val="21"/>
          <w:szCs w:val="21"/>
          <w:bdr w:val="none" w:sz="0" w:space="0" w:color="auto" w:frame="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w:t>
      </w:r>
    </w:p>
    <w:p w:rsidR="00E540C9" w:rsidRPr="00D45056" w:rsidRDefault="00E540C9" w:rsidP="00FA0DE7">
      <w:pPr>
        <w:spacing w:after="0" w:line="360" w:lineRule="auto"/>
        <w:ind w:left="-360" w:firstLine="108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540C9" w:rsidRPr="00D45056" w:rsidRDefault="00E540C9" w:rsidP="00FA0DE7">
      <w:pPr>
        <w:pStyle w:val="alt"/>
        <w:spacing w:before="0" w:beforeAutospacing="0" w:after="0" w:afterAutospacing="0" w:line="360" w:lineRule="auto"/>
        <w:ind w:left="360" w:firstLine="1080"/>
        <w:jc w:val="both"/>
        <w:rPr>
          <w:color w:val="000000"/>
          <w:sz w:val="21"/>
          <w:szCs w:val="21"/>
        </w:rPr>
      </w:pPr>
      <w:r w:rsidRPr="00D45056">
        <w:rPr>
          <w:color w:val="000000"/>
          <w:sz w:val="21"/>
          <w:szCs w:val="21"/>
          <w:bdr w:val="none" w:sz="0" w:space="0" w:color="auto" w:frame="1"/>
        </w:rPr>
        <w:t>tf.setText(</w:t>
      </w:r>
      <w:r w:rsidRPr="00D45056">
        <w:rPr>
          <w:rStyle w:val="string"/>
          <w:color w:val="0000FF"/>
          <w:sz w:val="21"/>
          <w:szCs w:val="21"/>
          <w:bdr w:val="none" w:sz="0" w:space="0" w:color="auto" w:frame="1"/>
        </w:rPr>
        <w:t>"hello"</w:t>
      </w:r>
      <w:r w:rsidRPr="00D45056">
        <w:rPr>
          <w:color w:val="000000"/>
          <w:sz w:val="21"/>
          <w:szCs w:val="21"/>
          <w:bdr w:val="none" w:sz="0" w:space="0" w:color="auto" w:frame="1"/>
        </w:rPr>
        <w:t>);  </w:t>
      </w:r>
    </w:p>
    <w:p w:rsidR="00E540C9" w:rsidRPr="00D45056" w:rsidRDefault="00E540C9" w:rsidP="00FA0DE7">
      <w:pPr>
        <w:spacing w:after="0" w:line="360" w:lineRule="auto"/>
        <w:ind w:left="-360" w:firstLine="108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add(b);add(tf);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setSize(</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w:t>
      </w:r>
    </w:p>
    <w:p w:rsidR="00E540C9" w:rsidRPr="00D45056" w:rsidRDefault="00E540C9"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AEvent3();  </w:t>
      </w:r>
    </w:p>
    <w:p w:rsidR="00E540C9" w:rsidRPr="00D45056" w:rsidRDefault="00E540C9"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E540C9" w:rsidRPr="00D45056" w:rsidRDefault="00E540C9" w:rsidP="00764668">
      <w:pPr>
        <w:spacing w:after="0" w:line="360" w:lineRule="auto"/>
        <w:ind w:left="-360"/>
        <w:jc w:val="both"/>
        <w:rPr>
          <w:rFonts w:ascii="Times New Roman" w:hAnsi="Times New Roman" w:cs="Times New Roman"/>
          <w:color w:val="000000"/>
          <w:sz w:val="21"/>
          <w:szCs w:val="21"/>
          <w:bdr w:val="none" w:sz="0" w:space="0" w:color="auto" w:frame="1"/>
        </w:rPr>
      </w:pPr>
      <w:r w:rsidRPr="00D45056">
        <w:rPr>
          <w:rFonts w:ascii="Times New Roman" w:hAnsi="Times New Roman" w:cs="Times New Roman"/>
          <w:color w:val="000000"/>
          <w:sz w:val="21"/>
          <w:szCs w:val="21"/>
          <w:bdr w:val="none" w:sz="0" w:space="0" w:color="auto" w:frame="1"/>
        </w:rPr>
        <w:t>}  </w:t>
      </w:r>
    </w:p>
    <w:p w:rsidR="00780BCE" w:rsidRPr="00D45056" w:rsidRDefault="00780BCE" w:rsidP="00764668">
      <w:pPr>
        <w:spacing w:after="0" w:line="360" w:lineRule="auto"/>
        <w:ind w:left="-360"/>
        <w:jc w:val="both"/>
        <w:rPr>
          <w:rFonts w:ascii="Times New Roman" w:hAnsi="Times New Roman" w:cs="Times New Roman"/>
          <w:color w:val="000000"/>
          <w:sz w:val="21"/>
          <w:szCs w:val="21"/>
        </w:rPr>
      </w:pPr>
    </w:p>
    <w:p w:rsidR="00780BCE" w:rsidRPr="00D45056" w:rsidRDefault="00780BCE" w:rsidP="00764668">
      <w:pPr>
        <w:pStyle w:val="Heading2"/>
        <w:shd w:val="clear" w:color="auto" w:fill="FFFFFF"/>
        <w:spacing w:line="360" w:lineRule="auto"/>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lightGray"/>
        </w:rPr>
        <w:t>Java AWT Button Example with ActionListener</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ButtonExample {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Frame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Frame(</w:t>
      </w:r>
      <w:r w:rsidRPr="00D45056">
        <w:rPr>
          <w:rFonts w:ascii="Times New Roman" w:eastAsia="Times New Roman" w:hAnsi="Times New Roman" w:cs="Times New Roman"/>
          <w:color w:val="0000FF"/>
          <w:sz w:val="21"/>
          <w:szCs w:val="21"/>
          <w:bdr w:val="none" w:sz="0" w:space="0" w:color="auto" w:frame="1"/>
        </w:rPr>
        <w:t>"Button Example"</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final</w:t>
      </w:r>
      <w:r w:rsidRPr="00D45056">
        <w:rPr>
          <w:rFonts w:ascii="Times New Roman" w:eastAsia="Times New Roman" w:hAnsi="Times New Roman" w:cs="Times New Roman"/>
          <w:color w:val="000000"/>
          <w:sz w:val="21"/>
          <w:szCs w:val="21"/>
          <w:bdr w:val="none" w:sz="0" w:space="0" w:color="auto" w:frame="1"/>
        </w:rPr>
        <w:t> TextField tf=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"Click Here"</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60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b.addActionListener(</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ActionListener(){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actionPerformed(ActionEvent e){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tf.setText(</w:t>
      </w:r>
      <w:r w:rsidRPr="00D45056">
        <w:rPr>
          <w:rFonts w:ascii="Times New Roman" w:eastAsia="Times New Roman" w:hAnsi="Times New Roman" w:cs="Times New Roman"/>
          <w:color w:val="0000FF"/>
          <w:sz w:val="21"/>
          <w:szCs w:val="21"/>
          <w:bdr w:val="none" w:sz="0" w:space="0" w:color="auto" w:frame="1"/>
        </w:rPr>
        <w:t>"Welcome to </w:t>
      </w:r>
      <w:r w:rsidR="0007315F" w:rsidRPr="00D45056">
        <w:rPr>
          <w:rFonts w:ascii="Times New Roman" w:eastAsia="Times New Roman" w:hAnsi="Times New Roman" w:cs="Times New Roman"/>
          <w:color w:val="0000FF"/>
          <w:sz w:val="21"/>
          <w:szCs w:val="21"/>
          <w:bdr w:val="none" w:sz="0" w:space="0" w:color="auto" w:frame="1"/>
        </w:rPr>
        <w:t>VIT</w:t>
      </w:r>
      <w:r w:rsidRPr="00D45056">
        <w:rPr>
          <w:rFonts w:ascii="Times New Roman" w:eastAsia="Times New Roman" w:hAnsi="Times New Roman" w:cs="Times New Roman"/>
          <w:color w:val="0000FF"/>
          <w:sz w:val="21"/>
          <w:szCs w:val="21"/>
          <w:bdr w:val="none" w:sz="0" w:space="0" w:color="auto" w:frame="1"/>
        </w:rPr>
        <w:t>"</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74608C" w:rsidRPr="00D45056" w:rsidRDefault="0074608C" w:rsidP="00764668">
      <w:pPr>
        <w:spacing w:after="0" w:line="360" w:lineRule="auto"/>
        <w:ind w:left="-360"/>
        <w:jc w:val="both"/>
        <w:rPr>
          <w:rFonts w:ascii="Times New Roman" w:eastAsia="Times New Roman" w:hAnsi="Times New Roman" w:cs="Times New Roman"/>
          <w:color w:val="000000" w:themeColor="text1"/>
          <w:sz w:val="21"/>
          <w:szCs w:val="21"/>
        </w:rPr>
      </w:pPr>
      <w:r w:rsidRPr="00D45056">
        <w:rPr>
          <w:rFonts w:ascii="Times New Roman" w:eastAsia="Times New Roman" w:hAnsi="Times New Roman" w:cs="Times New Roman"/>
          <w:color w:val="000000"/>
          <w:sz w:val="21"/>
          <w:szCs w:val="21"/>
          <w:bdr w:val="none" w:sz="0" w:space="0" w:color="auto" w:frame="1"/>
        </w:rPr>
        <w:t>    f.add(b);f.add(tf);  </w:t>
      </w:r>
    </w:p>
    <w:p w:rsidR="0074608C" w:rsidRPr="00D45056" w:rsidRDefault="0074608C" w:rsidP="00573921">
      <w:pPr>
        <w:tabs>
          <w:tab w:val="center" w:pos="4500"/>
        </w:tabs>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r w:rsidR="00573921">
        <w:rPr>
          <w:rFonts w:ascii="Times New Roman" w:eastAsia="Times New Roman" w:hAnsi="Times New Roman" w:cs="Times New Roman"/>
          <w:color w:val="000000"/>
          <w:sz w:val="21"/>
          <w:szCs w:val="21"/>
          <w:bdr w:val="none" w:sz="0" w:space="0" w:color="auto" w:frame="1"/>
        </w:rPr>
        <w:tab/>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eastAsia="Times New Roman" w:hAnsi="Times New Roman" w:cs="Times New Roman"/>
          <w:color w:val="000000"/>
          <w:sz w:val="21"/>
          <w:szCs w:val="21"/>
          <w:bdr w:val="none" w:sz="0" w:space="0" w:color="auto" w:frame="1"/>
        </w:rPr>
      </w:pPr>
      <w:r w:rsidRPr="00D45056">
        <w:rPr>
          <w:rFonts w:ascii="Times New Roman" w:eastAsia="Times New Roman" w:hAnsi="Times New Roman" w:cs="Times New Roman"/>
          <w:color w:val="000000"/>
          <w:sz w:val="21"/>
          <w:szCs w:val="21"/>
          <w:bdr w:val="none" w:sz="0" w:space="0" w:color="auto" w:frame="1"/>
        </w:rPr>
        <w:t>}  </w:t>
      </w:r>
    </w:p>
    <w:p w:rsidR="0074608C" w:rsidRPr="00D45056" w:rsidRDefault="0074608C" w:rsidP="00764668">
      <w:pPr>
        <w:spacing w:after="0" w:line="360" w:lineRule="auto"/>
        <w:ind w:left="-360"/>
        <w:jc w:val="both"/>
        <w:rPr>
          <w:rFonts w:ascii="Times New Roman" w:hAnsi="Times New Roman" w:cs="Times New Roman"/>
          <w:color w:val="000000"/>
          <w:sz w:val="21"/>
          <w:szCs w:val="21"/>
          <w:shd w:val="clear" w:color="auto" w:fill="FFFFFF"/>
        </w:rPr>
      </w:pPr>
      <w:r w:rsidRPr="00D45056">
        <w:rPr>
          <w:rFonts w:ascii="Times New Roman" w:hAnsi="Times New Roman" w:cs="Times New Roman"/>
          <w:color w:val="000000"/>
          <w:sz w:val="21"/>
          <w:szCs w:val="21"/>
          <w:shd w:val="clear" w:color="auto" w:fill="FFFFFF"/>
        </w:rPr>
        <w:t>Output:</w:t>
      </w:r>
    </w:p>
    <w:p w:rsidR="002444CD" w:rsidRPr="00D45056" w:rsidRDefault="0007315F"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2667000" cy="1508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7000" cy="1508760"/>
                    </a:xfrm>
                    <a:prstGeom prst="rect">
                      <a:avLst/>
                    </a:prstGeom>
                    <a:noFill/>
                    <a:ln>
                      <a:noFill/>
                    </a:ln>
                  </pic:spPr>
                </pic:pic>
              </a:graphicData>
            </a:graphic>
          </wp:inline>
        </w:drawing>
      </w:r>
    </w:p>
    <w:p w:rsidR="003C3220" w:rsidRPr="00D45056" w:rsidRDefault="003C3220" w:rsidP="00764668">
      <w:pPr>
        <w:pStyle w:val="Heading2"/>
        <w:shd w:val="clear" w:color="auto" w:fill="FFFFFF"/>
        <w:spacing w:line="360" w:lineRule="auto"/>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lightGray"/>
        </w:rPr>
        <w:lastRenderedPageBreak/>
        <w:t>Java AWT Label Example with ActionListener</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LabelExample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Frame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ActionListener{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TextField tf; Label l; Button b;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LabelExample(){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TextField();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tf.setBounds(</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150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l.setBounds(</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250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w:t>
      </w:r>
      <w:r w:rsidRPr="00D45056">
        <w:rPr>
          <w:rStyle w:val="string"/>
          <w:rFonts w:ascii="Times New Roman" w:hAnsi="Times New Roman" w:cs="Times New Roman"/>
          <w:color w:val="0000FF"/>
          <w:sz w:val="21"/>
          <w:szCs w:val="21"/>
          <w:bdr w:val="none" w:sz="0" w:space="0" w:color="auto" w:frame="1"/>
        </w:rPr>
        <w:t>"Find IP"</w:t>
      </w:r>
      <w:r w:rsidRPr="00D45056">
        <w:rPr>
          <w:rFonts w:ascii="Times New Roman" w:hAnsi="Times New Roman" w:cs="Times New Roman"/>
          <w:color w:val="000000"/>
          <w:sz w:val="21"/>
          <w:szCs w:val="21"/>
          <w:bdr w:val="none" w:sz="0" w:space="0" w:color="auto" w:frame="1"/>
        </w:rPr>
        <w: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b.setBounds(</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60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add(b);add(tf);add(l);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try</w:t>
      </w:r>
      <w:r w:rsidRPr="00D45056">
        <w:rPr>
          <w:color w:val="000000"/>
          <w:sz w:val="21"/>
          <w:szCs w:val="21"/>
          <w:bdr w:val="none" w:sz="0" w:space="0" w:color="auto" w:frame="1"/>
        </w:rPr>
        <w:t>{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host=tf.getText();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String ip=java.net.InetAddress.getByName(host).getHostAddress();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l.setText(</w:t>
      </w:r>
      <w:r w:rsidRPr="00D45056">
        <w:rPr>
          <w:rStyle w:val="string"/>
          <w:rFonts w:ascii="Times New Roman" w:hAnsi="Times New Roman" w:cs="Times New Roman"/>
          <w:color w:val="0000FF"/>
          <w:sz w:val="21"/>
          <w:szCs w:val="21"/>
          <w:bdr w:val="none" w:sz="0" w:space="0" w:color="auto" w:frame="1"/>
        </w:rPr>
        <w:t>"IP of "</w:t>
      </w:r>
      <w:r w:rsidRPr="00D45056">
        <w:rPr>
          <w:rFonts w:ascii="Times New Roman" w:hAnsi="Times New Roman" w:cs="Times New Roman"/>
          <w:color w:val="000000"/>
          <w:sz w:val="21"/>
          <w:szCs w:val="21"/>
          <w:bdr w:val="none" w:sz="0" w:space="0" w:color="auto" w:frame="1"/>
        </w:rPr>
        <w:t>+host+</w:t>
      </w:r>
      <w:r w:rsidRPr="00D45056">
        <w:rPr>
          <w:rStyle w:val="string"/>
          <w:rFonts w:ascii="Times New Roman" w:hAnsi="Times New Roman" w:cs="Times New Roman"/>
          <w:color w:val="0000FF"/>
          <w:sz w:val="21"/>
          <w:szCs w:val="21"/>
          <w:bdr w:val="none" w:sz="0" w:space="0" w:color="auto" w:frame="1"/>
        </w:rPr>
        <w:t>" is: "</w:t>
      </w:r>
      <w:r w:rsidRPr="00D45056">
        <w:rPr>
          <w:rFonts w:ascii="Times New Roman" w:hAnsi="Times New Roman" w:cs="Times New Roman"/>
          <w:color w:val="000000"/>
          <w:sz w:val="21"/>
          <w:szCs w:val="21"/>
          <w:bdr w:val="none" w:sz="0" w:space="0" w:color="auto" w:frame="1"/>
        </w:rPr>
        <w:t>+ip);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catch</w:t>
      </w:r>
      <w:r w:rsidRPr="00D45056">
        <w:rPr>
          <w:color w:val="000000"/>
          <w:sz w:val="21"/>
          <w:szCs w:val="21"/>
          <w:bdr w:val="none" w:sz="0" w:space="0" w:color="auto" w:frame="1"/>
        </w:rPr>
        <w:t>(Exception ex){System.out.println(ex);}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LabelExample();  </w:t>
      </w:r>
    </w:p>
    <w:p w:rsidR="003C3220" w:rsidRPr="00D45056" w:rsidRDefault="003C3220"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3C3220" w:rsidRPr="00D45056" w:rsidRDefault="003C3220"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C3220" w:rsidRPr="00D45056" w:rsidRDefault="003C3220" w:rsidP="00764668">
      <w:pPr>
        <w:pStyle w:val="NormalWeb"/>
        <w:shd w:val="clear" w:color="auto" w:fill="FFFFFF"/>
        <w:spacing w:line="360" w:lineRule="auto"/>
        <w:jc w:val="both"/>
        <w:rPr>
          <w:color w:val="000000"/>
          <w:sz w:val="21"/>
          <w:szCs w:val="21"/>
        </w:rPr>
      </w:pPr>
      <w:r w:rsidRPr="00D45056">
        <w:rPr>
          <w:color w:val="000000"/>
          <w:sz w:val="21"/>
          <w:szCs w:val="21"/>
        </w:rPr>
        <w:t>Output:</w:t>
      </w:r>
      <w:r w:rsidR="0007315F" w:rsidRPr="00D45056">
        <w:rPr>
          <w:color w:val="000000"/>
          <w:sz w:val="21"/>
          <w:szCs w:val="21"/>
        </w:rPr>
        <w:t xml:space="preserve">   </w:t>
      </w:r>
    </w:p>
    <w:p w:rsidR="00F42AFA" w:rsidRPr="00D45056" w:rsidRDefault="00777DC2" w:rsidP="00764668">
      <w:pPr>
        <w:pStyle w:val="NormalWeb"/>
        <w:shd w:val="clear" w:color="auto" w:fill="FFFFFF"/>
        <w:spacing w:line="360" w:lineRule="auto"/>
        <w:jc w:val="both"/>
      </w:pPr>
      <w:r w:rsidRPr="00D45056">
        <w:rPr>
          <w:noProof/>
          <w:lang w:bidi="mr-IN"/>
        </w:rPr>
        <w:lastRenderedPageBreak/>
        <w:drawing>
          <wp:inline distT="0" distB="0" distL="0" distR="0">
            <wp:extent cx="3406140"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6140" cy="2141220"/>
                    </a:xfrm>
                    <a:prstGeom prst="rect">
                      <a:avLst/>
                    </a:prstGeom>
                    <a:noFill/>
                    <a:ln>
                      <a:noFill/>
                    </a:ln>
                  </pic:spPr>
                </pic:pic>
              </a:graphicData>
            </a:graphic>
          </wp:inline>
        </w:drawing>
      </w:r>
    </w:p>
    <w:p w:rsidR="007A1E58" w:rsidRPr="00D45056" w:rsidRDefault="007A1E58" w:rsidP="00764668">
      <w:pPr>
        <w:pStyle w:val="Heading2"/>
        <w:shd w:val="clear" w:color="auto" w:fill="FFFFFF"/>
        <w:spacing w:line="360" w:lineRule="auto"/>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lightGray"/>
        </w:rPr>
        <w:t>Java AWT TextField Example with ActionListener</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TextFieldExample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r w:rsidRPr="00D45056">
        <w:rPr>
          <w:rFonts w:ascii="Times New Roman" w:eastAsia="Times New Roman" w:hAnsi="Times New Roman" w:cs="Times New Roman"/>
          <w:b/>
          <w:bCs/>
          <w:color w:val="006699"/>
          <w:sz w:val="21"/>
          <w:szCs w:val="21"/>
          <w:bdr w:val="none" w:sz="0" w:space="0" w:color="auto" w:frame="1"/>
        </w:rPr>
        <w:t>implements</w:t>
      </w:r>
      <w:r w:rsidRPr="00D45056">
        <w:rPr>
          <w:rFonts w:ascii="Times New Roman" w:eastAsia="Times New Roman" w:hAnsi="Times New Roman" w:cs="Times New Roman"/>
          <w:color w:val="000000"/>
          <w:sz w:val="21"/>
          <w:szCs w:val="21"/>
          <w:bdr w:val="none" w:sz="0" w:space="0" w:color="auto" w:frame="1"/>
        </w:rPr>
        <w:t> ActionListener{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TextField tf1,tf2,tf3;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Button b1,b2;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TextFieldExample(){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tf1=</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tf1.setBounds(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tf2=</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tf2.setBounds(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tf3=</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tf3.setBounds(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tf3.setEditable(</w:t>
      </w:r>
      <w:r w:rsidRPr="00D45056">
        <w:rPr>
          <w:rFonts w:ascii="Times New Roman" w:eastAsia="Times New Roman" w:hAnsi="Times New Roman" w:cs="Times New Roman"/>
          <w:b/>
          <w:bCs/>
          <w:color w:val="006699"/>
          <w:sz w:val="21"/>
          <w:szCs w:val="21"/>
          <w:bdr w:val="none" w:sz="0" w:space="0" w:color="auto" w:frame="1"/>
        </w:rPr>
        <w:t>false</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b1=</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b1.setBounds(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b2=</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Button(</w:t>
      </w:r>
      <w:r w:rsidRPr="00D45056">
        <w:rPr>
          <w:rFonts w:ascii="Times New Roman" w:eastAsia="Times New Roman" w:hAnsi="Times New Roman" w:cs="Times New Roman"/>
          <w:color w:val="0000FF"/>
          <w:sz w:val="21"/>
          <w:szCs w:val="21"/>
          <w:bdr w:val="none" w:sz="0" w:space="0" w:color="auto" w:frame="1"/>
        </w:rPr>
        <w:t>"-"</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b2.setBounds(</w:t>
      </w:r>
      <w:r w:rsidRPr="00D45056">
        <w:rPr>
          <w:rFonts w:ascii="Times New Roman" w:eastAsia="Times New Roman" w:hAnsi="Times New Roman" w:cs="Times New Roman"/>
          <w:color w:val="C00000"/>
          <w:sz w:val="21"/>
          <w:szCs w:val="21"/>
          <w:bdr w:val="none" w:sz="0" w:space="0" w:color="auto" w:frame="1"/>
        </w:rPr>
        <w:t>120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b1.addActionListener(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b2.addActionListener(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add(tf1);add(tf2);add(tf3);add(b1);add(b2);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actionPerformed(ActionEvent e) {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String s1=tf1.getText();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String s2=tf2.getText();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int</w:t>
      </w:r>
      <w:r w:rsidRPr="00D45056">
        <w:rPr>
          <w:rFonts w:ascii="Times New Roman" w:eastAsia="Times New Roman" w:hAnsi="Times New Roman" w:cs="Times New Roman"/>
          <w:color w:val="000000"/>
          <w:sz w:val="21"/>
          <w:szCs w:val="21"/>
          <w:bdr w:val="none" w:sz="0" w:space="0" w:color="auto" w:frame="1"/>
        </w:rPr>
        <w:t> a=Integer.parseInt(s1);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int</w:t>
      </w:r>
      <w:r w:rsidRPr="00D45056">
        <w:rPr>
          <w:rFonts w:ascii="Times New Roman" w:eastAsia="Times New Roman" w:hAnsi="Times New Roman" w:cs="Times New Roman"/>
          <w:color w:val="000000"/>
          <w:sz w:val="21"/>
          <w:szCs w:val="21"/>
          <w:bdr w:val="none" w:sz="0" w:space="0" w:color="auto" w:frame="1"/>
        </w:rPr>
        <w:t> b=Integer.parseInt(s2);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int</w:t>
      </w:r>
      <w:r w:rsidRPr="00D45056">
        <w:rPr>
          <w:rFonts w:ascii="Times New Roman" w:eastAsia="Times New Roman" w:hAnsi="Times New Roman" w:cs="Times New Roman"/>
          <w:color w:val="000000"/>
          <w:sz w:val="21"/>
          <w:szCs w:val="21"/>
          <w:bdr w:val="none" w:sz="0" w:space="0" w:color="auto" w:frame="1"/>
        </w:rPr>
        <w:t> c=</w:t>
      </w:r>
      <w:r w:rsidRPr="00D45056">
        <w:rPr>
          <w:rFonts w:ascii="Times New Roman" w:eastAsia="Times New Roman" w:hAnsi="Times New Roman" w:cs="Times New Roman"/>
          <w:color w:val="C00000"/>
          <w:sz w:val="21"/>
          <w:szCs w:val="21"/>
          <w:bdr w:val="none" w:sz="0" w:space="0" w:color="auto" w:frame="1"/>
        </w:rPr>
        <w:t>0</w:t>
      </w: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if</w:t>
      </w:r>
      <w:r w:rsidRPr="00D45056">
        <w:rPr>
          <w:rFonts w:ascii="Times New Roman" w:eastAsia="Times New Roman" w:hAnsi="Times New Roman" w:cs="Times New Roman"/>
          <w:color w:val="000000"/>
          <w:sz w:val="21"/>
          <w:szCs w:val="21"/>
          <w:bdr w:val="none" w:sz="0" w:space="0" w:color="auto" w:frame="1"/>
        </w:rPr>
        <w:t>(e.getSource()==b1){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c=a+b;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else</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if</w:t>
      </w:r>
      <w:r w:rsidRPr="00D45056">
        <w:rPr>
          <w:rFonts w:ascii="Times New Roman" w:eastAsia="Times New Roman" w:hAnsi="Times New Roman" w:cs="Times New Roman"/>
          <w:color w:val="000000"/>
          <w:sz w:val="21"/>
          <w:szCs w:val="21"/>
          <w:bdr w:val="none" w:sz="0" w:space="0" w:color="auto" w:frame="1"/>
        </w:rPr>
        <w:t>(e.getSource()==b2){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c=a-b;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String result=String.valueOf(c);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tf3.setText(result);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TextFieldExample();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AE7F5D" w:rsidRPr="00D45056" w:rsidRDefault="00AE7F5D"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w:t>
      </w:r>
    </w:p>
    <w:p w:rsidR="007A1E58" w:rsidRPr="00D45056" w:rsidRDefault="00AE7F5D" w:rsidP="00764668">
      <w:pPr>
        <w:pStyle w:val="NormalWeb"/>
        <w:shd w:val="clear" w:color="auto" w:fill="FFFFFF"/>
        <w:spacing w:line="360" w:lineRule="auto"/>
        <w:jc w:val="both"/>
        <w:rPr>
          <w:color w:val="000000"/>
          <w:sz w:val="21"/>
          <w:szCs w:val="21"/>
          <w:shd w:val="clear" w:color="auto" w:fill="FFFFFF"/>
        </w:rPr>
      </w:pPr>
      <w:r w:rsidRPr="00D45056">
        <w:rPr>
          <w:color w:val="000000"/>
          <w:sz w:val="21"/>
          <w:szCs w:val="21"/>
          <w:shd w:val="clear" w:color="auto" w:fill="FFFFFF"/>
        </w:rPr>
        <w:t>Output:</w:t>
      </w:r>
    </w:p>
    <w:p w:rsidR="00AE7F5D" w:rsidRPr="00D45056" w:rsidRDefault="00AE7F5D" w:rsidP="00764668">
      <w:pPr>
        <w:pStyle w:val="NormalWeb"/>
        <w:shd w:val="clear" w:color="auto" w:fill="FFFFFF"/>
        <w:spacing w:line="360" w:lineRule="auto"/>
        <w:jc w:val="both"/>
      </w:pPr>
      <w:r w:rsidRPr="00D45056">
        <w:rPr>
          <w:noProof/>
          <w:lang w:bidi="mr-IN"/>
        </w:rPr>
        <w:drawing>
          <wp:inline distT="0" distB="0" distL="0" distR="0">
            <wp:extent cx="2179320" cy="21920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182980" cy="2195708"/>
                    </a:xfrm>
                    <a:prstGeom prst="rect">
                      <a:avLst/>
                    </a:prstGeom>
                  </pic:spPr>
                </pic:pic>
              </a:graphicData>
            </a:graphic>
          </wp:inline>
        </w:drawing>
      </w:r>
    </w:p>
    <w:p w:rsidR="0083570E" w:rsidRPr="00D45056" w:rsidRDefault="0083570E" w:rsidP="00764668">
      <w:pPr>
        <w:pStyle w:val="Heading2"/>
        <w:shd w:val="clear" w:color="auto" w:fill="FFFFFF"/>
        <w:spacing w:line="360" w:lineRule="auto"/>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lightGray"/>
        </w:rPr>
        <w:t>Java AWT TextArea Example with ActionListener</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lastRenderedPageBreak/>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TextAreaExample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Frame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ActionListener{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Label l1,l2;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TextArea area;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Button b;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TextAreaExample(){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l1.setBounds(</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l2.setBounds(</w:t>
      </w:r>
      <w:r w:rsidRPr="00D45056">
        <w:rPr>
          <w:rStyle w:val="number"/>
          <w:rFonts w:eastAsiaTheme="majorEastAsia"/>
          <w:color w:val="C00000"/>
          <w:sz w:val="21"/>
          <w:szCs w:val="21"/>
          <w:bdr w:val="none" w:sz="0" w:space="0" w:color="auto" w:frame="1"/>
        </w:rPr>
        <w:t>160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area=</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TextArea();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area.setBounds(</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w:t>
      </w:r>
      <w:r w:rsidRPr="00D45056">
        <w:rPr>
          <w:rStyle w:val="string"/>
          <w:rFonts w:ascii="Times New Roman" w:hAnsi="Times New Roman" w:cs="Times New Roman"/>
          <w:color w:val="0000FF"/>
          <w:sz w:val="21"/>
          <w:szCs w:val="21"/>
          <w:bdr w:val="none" w:sz="0" w:space="0" w:color="auto" w:frame="1"/>
        </w:rPr>
        <w:t>"Count Words"</w:t>
      </w: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b.setBounds(</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add(l1);add(l2);add(area);add(b);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450</w:t>
      </w: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String text=area.getText();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words[]=text.split(</w:t>
      </w:r>
      <w:r w:rsidRPr="00D45056">
        <w:rPr>
          <w:rStyle w:val="string"/>
          <w:rFonts w:ascii="Times New Roman" w:hAnsi="Times New Roman" w:cs="Times New Roman"/>
          <w:color w:val="0000FF"/>
          <w:sz w:val="21"/>
          <w:szCs w:val="21"/>
          <w:bdr w:val="none" w:sz="0" w:space="0" w:color="auto" w:frame="1"/>
        </w:rPr>
        <w:t>"\\s"</w:t>
      </w: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l1.setText(</w:t>
      </w:r>
      <w:r w:rsidRPr="00D45056">
        <w:rPr>
          <w:rStyle w:val="string"/>
          <w:color w:val="0000FF"/>
          <w:sz w:val="21"/>
          <w:szCs w:val="21"/>
          <w:bdr w:val="none" w:sz="0" w:space="0" w:color="auto" w:frame="1"/>
        </w:rPr>
        <w:t>"Words: "</w:t>
      </w:r>
      <w:r w:rsidRPr="00D45056">
        <w:rPr>
          <w:color w:val="000000"/>
          <w:sz w:val="21"/>
          <w:szCs w:val="21"/>
          <w:bdr w:val="none" w:sz="0" w:space="0" w:color="auto" w:frame="1"/>
        </w:rPr>
        <w:t>+words.length);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l2.setText(</w:t>
      </w:r>
      <w:r w:rsidRPr="00D45056">
        <w:rPr>
          <w:rStyle w:val="string"/>
          <w:rFonts w:ascii="Times New Roman" w:hAnsi="Times New Roman" w:cs="Times New Roman"/>
          <w:color w:val="0000FF"/>
          <w:sz w:val="21"/>
          <w:szCs w:val="21"/>
          <w:bdr w:val="none" w:sz="0" w:space="0" w:color="auto" w:frame="1"/>
        </w:rPr>
        <w:t>"Characters: "</w:t>
      </w:r>
      <w:r w:rsidRPr="00D45056">
        <w:rPr>
          <w:rFonts w:ascii="Times New Roman" w:hAnsi="Times New Roman" w:cs="Times New Roman"/>
          <w:color w:val="000000"/>
          <w:sz w:val="21"/>
          <w:szCs w:val="21"/>
          <w:bdr w:val="none" w:sz="0" w:space="0" w:color="auto" w:frame="1"/>
        </w:rPr>
        <w:t>+text.length());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TextAreaExample();  </w:t>
      </w:r>
    </w:p>
    <w:p w:rsidR="0083570E" w:rsidRPr="00D45056" w:rsidRDefault="0083570E"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83570E" w:rsidRPr="00D45056" w:rsidRDefault="0083570E"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83570E" w:rsidRPr="00D45056" w:rsidRDefault="0083570E" w:rsidP="00764668">
      <w:pPr>
        <w:pStyle w:val="NormalWeb"/>
        <w:shd w:val="clear" w:color="auto" w:fill="FFFFFF"/>
        <w:spacing w:line="360" w:lineRule="auto"/>
        <w:jc w:val="both"/>
        <w:rPr>
          <w:color w:val="000000"/>
          <w:sz w:val="21"/>
          <w:szCs w:val="21"/>
        </w:rPr>
      </w:pPr>
      <w:r w:rsidRPr="00D45056">
        <w:rPr>
          <w:color w:val="000000"/>
          <w:sz w:val="21"/>
          <w:szCs w:val="21"/>
        </w:rPr>
        <w:t>Output:</w:t>
      </w:r>
    </w:p>
    <w:p w:rsidR="0083570E" w:rsidRPr="00D45056" w:rsidRDefault="008347EB" w:rsidP="00764668">
      <w:pPr>
        <w:pStyle w:val="NormalWeb"/>
        <w:shd w:val="clear" w:color="auto" w:fill="FFFFFF"/>
        <w:spacing w:line="360" w:lineRule="auto"/>
        <w:jc w:val="both"/>
      </w:pPr>
      <w:r w:rsidRPr="00D45056">
        <w:rPr>
          <w:noProof/>
          <w:lang w:bidi="mr-IN"/>
        </w:rPr>
        <w:lastRenderedPageBreak/>
        <w:drawing>
          <wp:inline distT="0" distB="0" distL="0" distR="0">
            <wp:extent cx="2125980" cy="2368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9197" cy="2371583"/>
                    </a:xfrm>
                    <a:prstGeom prst="rect">
                      <a:avLst/>
                    </a:prstGeom>
                    <a:noFill/>
                    <a:ln>
                      <a:noFill/>
                    </a:ln>
                  </pic:spPr>
                </pic:pic>
              </a:graphicData>
            </a:graphic>
          </wp:inline>
        </w:drawing>
      </w:r>
    </w:p>
    <w:p w:rsidR="00C924A8" w:rsidRPr="00D45056" w:rsidRDefault="00C924A8" w:rsidP="00764668">
      <w:pPr>
        <w:pStyle w:val="Heading2"/>
        <w:shd w:val="clear" w:color="auto" w:fill="FFFFFF"/>
        <w:spacing w:line="360" w:lineRule="auto"/>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lightGray"/>
        </w:rPr>
        <w:t>Java AWT Choice Example with ActionListener</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ChoiceExample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ChoiceExample(){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Frame();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final</w:t>
      </w:r>
      <w:r w:rsidRPr="00D45056">
        <w:rPr>
          <w:color w:val="000000"/>
          <w:sz w:val="21"/>
          <w:szCs w:val="21"/>
          <w:bdr w:val="none" w:sz="0" w:space="0" w:color="auto" w:frame="1"/>
        </w:rPr>
        <w:t> Label label =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Label();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label.setAlignment(Label.CENTER);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label.setSize(</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w:t>
      </w:r>
      <w:r w:rsidRPr="00D45056">
        <w:rPr>
          <w:rStyle w:val="string"/>
          <w:rFonts w:ascii="Times New Roman" w:hAnsi="Times New Roman" w:cs="Times New Roman"/>
          <w:color w:val="0000FF"/>
          <w:sz w:val="21"/>
          <w:szCs w:val="21"/>
          <w:bdr w:val="none" w:sz="0" w:space="0" w:color="auto" w:frame="1"/>
        </w:rPr>
        <w:t>"Show"</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b.setBounds(</w:t>
      </w:r>
      <w:r w:rsidRPr="00D45056">
        <w:rPr>
          <w:rStyle w:val="number"/>
          <w:rFonts w:eastAsiaTheme="majorEastAsia"/>
          <w:color w:val="C00000"/>
          <w:sz w:val="21"/>
          <w:szCs w:val="21"/>
          <w:bdr w:val="none" w:sz="0" w:space="0" w:color="auto" w:frame="1"/>
        </w:rPr>
        <w:t>200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Choice c=</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Choice();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c.setBounds(</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75</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75</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c.add(</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c.add(</w:t>
      </w:r>
      <w:r w:rsidRPr="00D45056">
        <w:rPr>
          <w:rStyle w:val="string"/>
          <w:color w:val="0000FF"/>
          <w:sz w:val="21"/>
          <w:szCs w:val="21"/>
          <w:bdr w:val="none" w:sz="0" w:space="0" w:color="auto" w:frame="1"/>
        </w:rPr>
        <w:t>"C++"</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c.add(</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c.add(</w:t>
      </w:r>
      <w:r w:rsidRPr="00D45056">
        <w:rPr>
          <w:rStyle w:val="string"/>
          <w:color w:val="0000FF"/>
          <w:sz w:val="21"/>
          <w:szCs w:val="21"/>
          <w:bdr w:val="none" w:sz="0" w:space="0" w:color="auto" w:frame="1"/>
        </w:rPr>
        <w:t>"PHP"</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c.add(</w:t>
      </w:r>
      <w:r w:rsidRPr="00D45056">
        <w:rPr>
          <w:rStyle w:val="string"/>
          <w:rFonts w:ascii="Times New Roman" w:hAnsi="Times New Roman" w:cs="Times New Roman"/>
          <w:color w:val="0000FF"/>
          <w:sz w:val="21"/>
          <w:szCs w:val="21"/>
          <w:bdr w:val="none" w:sz="0" w:space="0" w:color="auto" w:frame="1"/>
        </w:rPr>
        <w:t>"Android"</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f.add(c);f.add(label); f.add(b);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lastRenderedPageBreak/>
        <w:t>        b.addActionListener(</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ActionListener() {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String data = </w:t>
      </w:r>
      <w:r w:rsidRPr="00D45056">
        <w:rPr>
          <w:rStyle w:val="string"/>
          <w:color w:val="0000FF"/>
          <w:sz w:val="21"/>
          <w:szCs w:val="21"/>
          <w:bdr w:val="none" w:sz="0" w:space="0" w:color="auto" w:frame="1"/>
        </w:rPr>
        <w:t>"Programming language Selected: "</w:t>
      </w:r>
      <w:r w:rsidRPr="00D45056">
        <w:rPr>
          <w:color w:val="000000"/>
          <w:sz w:val="21"/>
          <w:szCs w:val="21"/>
          <w:bdr w:val="none" w:sz="0" w:space="0" w:color="auto" w:frame="1"/>
        </w:rPr>
        <w:t>+ c.getItem(c.getSelectedIndex());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label.setText(data);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ChoiceExample();  </w:t>
      </w:r>
    </w:p>
    <w:p w:rsidR="00C924A8" w:rsidRPr="00D45056" w:rsidRDefault="00C924A8"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C924A8" w:rsidRPr="00D45056" w:rsidRDefault="00C924A8"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924A8" w:rsidRPr="00D45056" w:rsidRDefault="00C924A8" w:rsidP="00764668">
      <w:pPr>
        <w:pStyle w:val="NormalWeb"/>
        <w:shd w:val="clear" w:color="auto" w:fill="FFFFFF"/>
        <w:spacing w:line="360" w:lineRule="auto"/>
        <w:jc w:val="both"/>
        <w:rPr>
          <w:color w:val="000000"/>
          <w:sz w:val="21"/>
          <w:szCs w:val="21"/>
        </w:rPr>
      </w:pPr>
      <w:r w:rsidRPr="00D45056">
        <w:rPr>
          <w:color w:val="000000"/>
          <w:sz w:val="21"/>
          <w:szCs w:val="21"/>
        </w:rPr>
        <w:t>Output:</w:t>
      </w:r>
    </w:p>
    <w:p w:rsidR="00C924A8" w:rsidRPr="00D45056" w:rsidRDefault="00C924A8" w:rsidP="00764668">
      <w:pPr>
        <w:pStyle w:val="NormalWeb"/>
        <w:shd w:val="clear" w:color="auto" w:fill="FFFFFF"/>
        <w:spacing w:line="360" w:lineRule="auto"/>
        <w:jc w:val="both"/>
        <w:rPr>
          <w:color w:val="000000"/>
          <w:sz w:val="21"/>
          <w:szCs w:val="21"/>
        </w:rPr>
      </w:pPr>
      <w:r w:rsidRPr="00D45056">
        <w:rPr>
          <w:noProof/>
          <w:lang w:bidi="mr-IN"/>
        </w:rPr>
        <w:drawing>
          <wp:inline distT="0" distB="0" distL="0" distR="0">
            <wp:extent cx="2819400" cy="17930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823359" cy="1795530"/>
                    </a:xfrm>
                    <a:prstGeom prst="rect">
                      <a:avLst/>
                    </a:prstGeom>
                  </pic:spPr>
                </pic:pic>
              </a:graphicData>
            </a:graphic>
          </wp:inline>
        </w:drawing>
      </w:r>
    </w:p>
    <w:p w:rsidR="00153ACA" w:rsidRPr="00D45056" w:rsidRDefault="00153ACA" w:rsidP="00764668">
      <w:pPr>
        <w:spacing w:line="360" w:lineRule="auto"/>
        <w:jc w:val="both"/>
        <w:rPr>
          <w:rFonts w:ascii="Times New Roman" w:hAnsi="Times New Roman" w:cs="Times New Roman"/>
        </w:rPr>
      </w:pPr>
      <w:ins w:id="0" w:author="Unknown">
        <w:r w:rsidRPr="00D45056">
          <w:rPr>
            <w:rFonts w:ascii="Times New Roman" w:hAnsi="Times New Roman" w:cs="Times New Roman"/>
            <w:color w:val="000000"/>
            <w:sz w:val="21"/>
            <w:szCs w:val="21"/>
            <w:bdr w:val="none" w:sz="0" w:space="0" w:color="auto" w:frame="1"/>
          </w:rPr>
          <w:br/>
        </w:r>
      </w:ins>
    </w:p>
    <w:p w:rsidR="00153ACA" w:rsidRPr="00D45056" w:rsidRDefault="00153ACA"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AWT List Example with ActionListener</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ListExample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ListExample(){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Frame();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final</w:t>
      </w:r>
      <w:r w:rsidRPr="00D45056">
        <w:rPr>
          <w:color w:val="000000"/>
          <w:sz w:val="21"/>
          <w:szCs w:val="21"/>
          <w:bdr w:val="none" w:sz="0" w:space="0" w:color="auto" w:frame="1"/>
        </w:rPr>
        <w:t> Label label =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Label();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label.setAlignment(Label.CENTER);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lastRenderedPageBreak/>
        <w:t>        label.setSize(</w:t>
      </w:r>
      <w:r w:rsidRPr="00D45056">
        <w:rPr>
          <w:rStyle w:val="number"/>
          <w:rFonts w:eastAsiaTheme="majorEastAsia"/>
          <w:color w:val="C00000"/>
          <w:sz w:val="21"/>
          <w:szCs w:val="21"/>
          <w:bdr w:val="none" w:sz="0" w:space="0" w:color="auto" w:frame="1"/>
        </w:rPr>
        <w:t>500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w:t>
      </w:r>
      <w:r w:rsidRPr="00D45056">
        <w:rPr>
          <w:rStyle w:val="string"/>
          <w:rFonts w:ascii="Times New Roman" w:hAnsi="Times New Roman" w:cs="Times New Roman"/>
          <w:color w:val="0000FF"/>
          <w:sz w:val="21"/>
          <w:szCs w:val="21"/>
          <w:bdr w:val="none" w:sz="0" w:space="0" w:color="auto" w:frame="1"/>
        </w:rPr>
        <w:t>"Show"</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b.setBounds(</w:t>
      </w:r>
      <w:r w:rsidRPr="00D45056">
        <w:rPr>
          <w:rStyle w:val="number"/>
          <w:rFonts w:eastAsiaTheme="majorEastAsia"/>
          <w:color w:val="C00000"/>
          <w:sz w:val="21"/>
          <w:szCs w:val="21"/>
          <w:bdr w:val="none" w:sz="0" w:space="0" w:color="auto" w:frame="1"/>
        </w:rPr>
        <w:t>200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80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List l1=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List(</w:t>
      </w:r>
      <w:r w:rsidRPr="00D45056">
        <w:rPr>
          <w:rStyle w:val="number"/>
          <w:rFonts w:ascii="Times New Roman" w:hAnsi="Times New Roman" w:cs="Times New Roman"/>
          <w:color w:val="C00000"/>
          <w:sz w:val="21"/>
          <w:szCs w:val="21"/>
          <w:bdr w:val="none" w:sz="0" w:space="0" w:color="auto" w:frame="1"/>
        </w:rPr>
        <w:t>4</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false</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l1.setBounds(</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70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70</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l1.add(</w:t>
      </w:r>
      <w:r w:rsidRPr="00D45056">
        <w:rPr>
          <w:rStyle w:val="string"/>
          <w:color w:val="0000FF"/>
          <w:sz w:val="21"/>
          <w:szCs w:val="21"/>
          <w:bdr w:val="none" w:sz="0" w:space="0" w:color="auto" w:frame="1"/>
        </w:rPr>
        <w:t>"C++"</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l1.add(</w:t>
      </w:r>
      <w:r w:rsidRPr="00D45056">
        <w:rPr>
          <w:rStyle w:val="string"/>
          <w:color w:val="0000FF"/>
          <w:sz w:val="21"/>
          <w:szCs w:val="21"/>
          <w:bdr w:val="none" w:sz="0" w:space="0" w:color="auto" w:frame="1"/>
        </w:rPr>
        <w:t>"PHP"</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List l2=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List(</w:t>
      </w:r>
      <w:r w:rsidRPr="00D45056">
        <w:rPr>
          <w:rStyle w:val="number"/>
          <w:rFonts w:ascii="Times New Roman" w:hAnsi="Times New Roman" w:cs="Times New Roman"/>
          <w:color w:val="C00000"/>
          <w:sz w:val="21"/>
          <w:szCs w:val="21"/>
          <w:bdr w:val="none" w:sz="0" w:space="0" w:color="auto" w:frame="1"/>
        </w:rPr>
        <w:t>4</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l2.setBounds(</w:t>
      </w:r>
      <w:r w:rsidRPr="00D45056">
        <w:rPr>
          <w:rStyle w:val="number"/>
          <w:rFonts w:eastAsiaTheme="majorEastAsia"/>
          <w:color w:val="C00000"/>
          <w:sz w:val="21"/>
          <w:szCs w:val="21"/>
          <w:bdr w:val="none" w:sz="0" w:space="0" w:color="auto" w:frame="1"/>
        </w:rPr>
        <w:t>100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70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70</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l2.add(</w:t>
      </w:r>
      <w:r w:rsidRPr="00D45056">
        <w:rPr>
          <w:rStyle w:val="string"/>
          <w:rFonts w:ascii="Times New Roman" w:hAnsi="Times New Roman" w:cs="Times New Roman"/>
          <w:color w:val="0000FF"/>
          <w:sz w:val="21"/>
          <w:szCs w:val="21"/>
          <w:bdr w:val="none" w:sz="0" w:space="0" w:color="auto" w:frame="1"/>
        </w:rPr>
        <w:t>"Turbo C++"</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l2.add(</w:t>
      </w:r>
      <w:r w:rsidRPr="00D45056">
        <w:rPr>
          <w:rStyle w:val="string"/>
          <w:color w:val="0000FF"/>
          <w:sz w:val="21"/>
          <w:szCs w:val="21"/>
          <w:bdr w:val="none" w:sz="0" w:space="0" w:color="auto" w:frame="1"/>
        </w:rPr>
        <w:t>"Spring"</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l2.add(</w:t>
      </w:r>
      <w:r w:rsidRPr="00D45056">
        <w:rPr>
          <w:rStyle w:val="string"/>
          <w:rFonts w:ascii="Times New Roman" w:hAnsi="Times New Roman" w:cs="Times New Roman"/>
          <w:color w:val="0000FF"/>
          <w:sz w:val="21"/>
          <w:szCs w:val="21"/>
          <w:bdr w:val="none" w:sz="0" w:space="0" w:color="auto" w:frame="1"/>
        </w:rPr>
        <w:t>"Hibernate"</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l2.add(</w:t>
      </w:r>
      <w:r w:rsidRPr="00D45056">
        <w:rPr>
          <w:rStyle w:val="string"/>
          <w:color w:val="0000FF"/>
          <w:sz w:val="21"/>
          <w:szCs w:val="21"/>
          <w:bdr w:val="none" w:sz="0" w:space="0" w:color="auto" w:frame="1"/>
        </w:rPr>
        <w:t>"CodeIgniter"</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f.add(l1); f.add(l2); f.add(label); f.add(b);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f.setSize(</w:t>
      </w:r>
      <w:r w:rsidRPr="00D45056">
        <w:rPr>
          <w:rStyle w:val="number"/>
          <w:rFonts w:eastAsiaTheme="majorEastAsia"/>
          <w:color w:val="C00000"/>
          <w:sz w:val="21"/>
          <w:szCs w:val="21"/>
          <w:bdr w:val="none" w:sz="0" w:space="0" w:color="auto" w:frame="1"/>
        </w:rPr>
        <w:t>450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450</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f.setVisible(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ActionListener() {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data = </w:t>
      </w:r>
      <w:r w:rsidRPr="00D45056">
        <w:rPr>
          <w:rStyle w:val="string"/>
          <w:rFonts w:ascii="Times New Roman" w:hAnsi="Times New Roman" w:cs="Times New Roman"/>
          <w:color w:val="0000FF"/>
          <w:sz w:val="21"/>
          <w:szCs w:val="21"/>
          <w:bdr w:val="none" w:sz="0" w:space="0" w:color="auto" w:frame="1"/>
        </w:rPr>
        <w:t>"Programming language Selected: "</w:t>
      </w:r>
      <w:r w:rsidRPr="00D45056">
        <w:rPr>
          <w:rFonts w:ascii="Times New Roman" w:hAnsi="Times New Roman" w:cs="Times New Roman"/>
          <w:color w:val="000000"/>
          <w:sz w:val="21"/>
          <w:szCs w:val="21"/>
          <w:bdr w:val="none" w:sz="0" w:space="0" w:color="auto" w:frame="1"/>
        </w:rPr>
        <w:t>+l1.getItem(l1.getSelectedIndex());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data += </w:t>
      </w:r>
      <w:r w:rsidRPr="00D45056">
        <w:rPr>
          <w:rStyle w:val="string"/>
          <w:color w:val="0000FF"/>
          <w:sz w:val="21"/>
          <w:szCs w:val="21"/>
          <w:bdr w:val="none" w:sz="0" w:space="0" w:color="auto" w:frame="1"/>
        </w:rPr>
        <w:t>", Framework Selected:"</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for</w:t>
      </w:r>
      <w:r w:rsidRPr="00D45056">
        <w:rPr>
          <w:rFonts w:ascii="Times New Roman" w:hAnsi="Times New Roman" w:cs="Times New Roman"/>
          <w:color w:val="000000"/>
          <w:sz w:val="21"/>
          <w:szCs w:val="21"/>
          <w:bdr w:val="none" w:sz="0" w:space="0" w:color="auto" w:frame="1"/>
        </w:rPr>
        <w:t>(String frame:l2.getSelectedItems()){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data += frame + </w:t>
      </w:r>
      <w:r w:rsidRPr="00D45056">
        <w:rPr>
          <w:rStyle w:val="string"/>
          <w:color w:val="0000FF"/>
          <w:sz w:val="21"/>
          <w:szCs w:val="21"/>
          <w:bdr w:val="none" w:sz="0" w:space="0" w:color="auto" w:frame="1"/>
        </w:rPr>
        <w:t>" "</w:t>
      </w:r>
      <w:r w:rsidRPr="00D45056">
        <w:rPr>
          <w:color w:val="000000"/>
          <w:sz w:val="21"/>
          <w:szCs w:val="21"/>
          <w:bdr w:val="none" w:sz="0" w:space="0" w:color="auto" w:frame="1"/>
        </w:rPr>
        <w:t>;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label.setText(data);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ListExample();  </w:t>
      </w:r>
    </w:p>
    <w:p w:rsidR="00153ACA" w:rsidRPr="00D45056" w:rsidRDefault="00153ACA"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53ACA" w:rsidRPr="00D45056" w:rsidRDefault="00153ACA"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w:t>
      </w:r>
    </w:p>
    <w:p w:rsidR="00153ACA" w:rsidRPr="00D45056" w:rsidRDefault="00153ACA" w:rsidP="00764668">
      <w:pPr>
        <w:pStyle w:val="NormalWeb"/>
        <w:shd w:val="clear" w:color="auto" w:fill="FFFFFF"/>
        <w:spacing w:line="360" w:lineRule="auto"/>
        <w:jc w:val="both"/>
        <w:rPr>
          <w:color w:val="000000"/>
          <w:sz w:val="21"/>
          <w:szCs w:val="21"/>
          <w:shd w:val="clear" w:color="auto" w:fill="FFFFFF"/>
        </w:rPr>
      </w:pPr>
      <w:r w:rsidRPr="00D45056">
        <w:rPr>
          <w:color w:val="000000"/>
          <w:sz w:val="21"/>
          <w:szCs w:val="21"/>
          <w:shd w:val="clear" w:color="auto" w:fill="FFFFFF"/>
        </w:rPr>
        <w:lastRenderedPageBreak/>
        <w:t>Output:</w:t>
      </w:r>
    </w:p>
    <w:p w:rsidR="00961128" w:rsidRPr="00D45056" w:rsidRDefault="00961128" w:rsidP="00764668">
      <w:pPr>
        <w:pStyle w:val="NormalWeb"/>
        <w:shd w:val="clear" w:color="auto" w:fill="FFFFFF"/>
        <w:spacing w:line="360" w:lineRule="auto"/>
        <w:jc w:val="both"/>
        <w:rPr>
          <w:color w:val="000000"/>
          <w:sz w:val="21"/>
          <w:szCs w:val="21"/>
        </w:rPr>
      </w:pPr>
      <w:r w:rsidRPr="00D45056">
        <w:rPr>
          <w:noProof/>
          <w:lang w:bidi="mr-IN"/>
        </w:rPr>
        <w:drawing>
          <wp:inline distT="0" distB="0" distL="0" distR="0">
            <wp:extent cx="2613660" cy="159723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619373" cy="1600728"/>
                    </a:xfrm>
                    <a:prstGeom prst="rect">
                      <a:avLst/>
                    </a:prstGeom>
                  </pic:spPr>
                </pic:pic>
              </a:graphicData>
            </a:graphic>
          </wp:inline>
        </w:drawing>
      </w:r>
    </w:p>
    <w:p w:rsidR="00245448" w:rsidRPr="00D45056" w:rsidRDefault="00245448" w:rsidP="00764668">
      <w:pPr>
        <w:pStyle w:val="NormalWeb"/>
        <w:shd w:val="clear" w:color="auto" w:fill="FFFFFF"/>
        <w:spacing w:line="360" w:lineRule="auto"/>
        <w:jc w:val="both"/>
        <w:rPr>
          <w:color w:val="000000"/>
          <w:sz w:val="21"/>
          <w:szCs w:val="21"/>
        </w:rPr>
      </w:pPr>
    </w:p>
    <w:p w:rsidR="00245448" w:rsidRPr="00D45056" w:rsidRDefault="00245448" w:rsidP="00764668">
      <w:pPr>
        <w:pStyle w:val="NormalWeb"/>
        <w:shd w:val="clear" w:color="auto" w:fill="FFFFFF"/>
        <w:spacing w:line="360" w:lineRule="auto"/>
        <w:jc w:val="both"/>
        <w:rPr>
          <w:color w:val="000000"/>
          <w:sz w:val="21"/>
          <w:szCs w:val="21"/>
        </w:rPr>
      </w:pPr>
    </w:p>
    <w:p w:rsidR="00245448" w:rsidRPr="00D45056" w:rsidRDefault="00245448" w:rsidP="00764668">
      <w:pPr>
        <w:pStyle w:val="Heading1"/>
        <w:shd w:val="clear" w:color="auto" w:fill="FFFFFF"/>
        <w:spacing w:before="75" w:beforeAutospacing="0" w:line="360" w:lineRule="auto"/>
        <w:jc w:val="both"/>
        <w:rPr>
          <w:b w:val="0"/>
          <w:bCs w:val="0"/>
          <w:color w:val="610B38"/>
          <w:sz w:val="44"/>
          <w:szCs w:val="44"/>
        </w:rPr>
      </w:pPr>
      <w:r w:rsidRPr="00117C57">
        <w:rPr>
          <w:b w:val="0"/>
          <w:bCs w:val="0"/>
          <w:color w:val="610B38"/>
          <w:sz w:val="44"/>
          <w:szCs w:val="44"/>
          <w:highlight w:val="darkCyan"/>
        </w:rPr>
        <w:t>Java MouseListener Interface</w:t>
      </w:r>
    </w:p>
    <w:p w:rsidR="00245448" w:rsidRPr="00D45056" w:rsidRDefault="00245448" w:rsidP="00764668">
      <w:pPr>
        <w:pStyle w:val="NormalWeb"/>
        <w:shd w:val="clear" w:color="auto" w:fill="FFFFFF"/>
        <w:spacing w:line="360" w:lineRule="auto"/>
        <w:jc w:val="both"/>
        <w:rPr>
          <w:color w:val="000000"/>
          <w:sz w:val="21"/>
          <w:szCs w:val="21"/>
        </w:rPr>
      </w:pPr>
      <w:r w:rsidRPr="00D45056">
        <w:rPr>
          <w:color w:val="000000"/>
          <w:sz w:val="21"/>
          <w:szCs w:val="21"/>
        </w:rPr>
        <w:t>The Java MouseListener is notified whenever you change the state of mouse. It is notified against MouseEvent. The MouseListener interface is found in java.awt.event package. It has five methods.</w:t>
      </w:r>
    </w:p>
    <w:p w:rsidR="00245448" w:rsidRPr="00D45056" w:rsidRDefault="00245448"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Methods of MouseListener interface</w:t>
      </w:r>
    </w:p>
    <w:p w:rsidR="00245448" w:rsidRPr="00D45056" w:rsidRDefault="00245448" w:rsidP="00764668">
      <w:pPr>
        <w:pStyle w:val="NormalWeb"/>
        <w:shd w:val="clear" w:color="auto" w:fill="FFFFFF"/>
        <w:spacing w:line="360" w:lineRule="auto"/>
        <w:jc w:val="both"/>
        <w:rPr>
          <w:color w:val="000000"/>
          <w:sz w:val="21"/>
          <w:szCs w:val="21"/>
        </w:rPr>
      </w:pPr>
      <w:r w:rsidRPr="00D45056">
        <w:rPr>
          <w:color w:val="000000"/>
          <w:sz w:val="21"/>
          <w:szCs w:val="21"/>
        </w:rPr>
        <w:t>The signature of 5 methods found in MouseListener interface are given below:</w:t>
      </w:r>
    </w:p>
    <w:p w:rsidR="00245448" w:rsidRPr="00D45056" w:rsidRDefault="00245448" w:rsidP="00764668">
      <w:pPr>
        <w:pStyle w:val="alt"/>
        <w:numPr>
          <w:ilvl w:val="0"/>
          <w:numId w:val="4"/>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mouseClicked(MouseEvent e);  </w:t>
      </w:r>
    </w:p>
    <w:p w:rsidR="00245448" w:rsidRPr="00D45056" w:rsidRDefault="00245448" w:rsidP="00764668">
      <w:pPr>
        <w:numPr>
          <w:ilvl w:val="0"/>
          <w:numId w:val="4"/>
        </w:numPr>
        <w:spacing w:after="0" w:line="360" w:lineRule="auto"/>
        <w:ind w:left="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abstract</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mouseEntered(MouseEvent e);  </w:t>
      </w:r>
    </w:p>
    <w:p w:rsidR="00245448" w:rsidRPr="00D45056" w:rsidRDefault="00245448" w:rsidP="00764668">
      <w:pPr>
        <w:pStyle w:val="alt"/>
        <w:numPr>
          <w:ilvl w:val="0"/>
          <w:numId w:val="4"/>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mouseExited(MouseEvent e);  </w:t>
      </w:r>
    </w:p>
    <w:p w:rsidR="00245448" w:rsidRPr="00D45056" w:rsidRDefault="00245448" w:rsidP="00764668">
      <w:pPr>
        <w:numPr>
          <w:ilvl w:val="0"/>
          <w:numId w:val="4"/>
        </w:numPr>
        <w:spacing w:after="0" w:line="360" w:lineRule="auto"/>
        <w:ind w:left="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abstract</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mousePressed(MouseEvent e);  </w:t>
      </w:r>
    </w:p>
    <w:p w:rsidR="00245448" w:rsidRPr="00D45056" w:rsidRDefault="00245448" w:rsidP="00764668">
      <w:pPr>
        <w:pStyle w:val="alt"/>
        <w:numPr>
          <w:ilvl w:val="0"/>
          <w:numId w:val="4"/>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mouseReleased(MouseEvent e);  </w:t>
      </w:r>
    </w:p>
    <w:p w:rsidR="00245448" w:rsidRPr="00D45056" w:rsidRDefault="00245448" w:rsidP="00764668">
      <w:pPr>
        <w:pStyle w:val="Heading2"/>
        <w:shd w:val="clear" w:color="auto" w:fill="FFFFFF"/>
        <w:spacing w:line="36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Java MouseListener Example</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MouseListenerExample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r w:rsidRPr="00D45056">
        <w:rPr>
          <w:rFonts w:ascii="Times New Roman" w:eastAsia="Times New Roman" w:hAnsi="Times New Roman" w:cs="Times New Roman"/>
          <w:b/>
          <w:bCs/>
          <w:color w:val="006699"/>
          <w:sz w:val="21"/>
          <w:szCs w:val="21"/>
          <w:bdr w:val="none" w:sz="0" w:space="0" w:color="auto" w:frame="1"/>
        </w:rPr>
        <w:t>implements</w:t>
      </w:r>
      <w:r w:rsidRPr="00D45056">
        <w:rPr>
          <w:rFonts w:ascii="Times New Roman" w:eastAsia="Times New Roman" w:hAnsi="Times New Roman" w:cs="Times New Roman"/>
          <w:color w:val="000000"/>
          <w:sz w:val="21"/>
          <w:szCs w:val="21"/>
          <w:bdr w:val="none" w:sz="0" w:space="0" w:color="auto" w:frame="1"/>
        </w:rPr>
        <w:t> MouseListener{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Label l;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MouseListenerExample(){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addMouseListener(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Label();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l.setBounds(</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add(l);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mouseClicked(MouseEvent e)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l.setText(</w:t>
      </w:r>
      <w:r w:rsidRPr="00D45056">
        <w:rPr>
          <w:rFonts w:ascii="Times New Roman" w:eastAsia="Times New Roman" w:hAnsi="Times New Roman" w:cs="Times New Roman"/>
          <w:color w:val="0000FF"/>
          <w:sz w:val="21"/>
          <w:szCs w:val="21"/>
          <w:bdr w:val="none" w:sz="0" w:space="0" w:color="auto" w:frame="1"/>
        </w:rPr>
        <w:t>"Mouse Clicked"</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mouseEntered(MouseEvent e)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l.setText(</w:t>
      </w:r>
      <w:r w:rsidRPr="00D45056">
        <w:rPr>
          <w:rFonts w:ascii="Times New Roman" w:eastAsia="Times New Roman" w:hAnsi="Times New Roman" w:cs="Times New Roman"/>
          <w:color w:val="0000FF"/>
          <w:sz w:val="21"/>
          <w:szCs w:val="21"/>
          <w:bdr w:val="none" w:sz="0" w:space="0" w:color="auto" w:frame="1"/>
        </w:rPr>
        <w:t>"Mouse Entered"</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mouseExited(MouseEvent e)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l.setText(</w:t>
      </w:r>
      <w:r w:rsidRPr="00D45056">
        <w:rPr>
          <w:rFonts w:ascii="Times New Roman" w:eastAsia="Times New Roman" w:hAnsi="Times New Roman" w:cs="Times New Roman"/>
          <w:color w:val="0000FF"/>
          <w:sz w:val="21"/>
          <w:szCs w:val="21"/>
          <w:bdr w:val="none" w:sz="0" w:space="0" w:color="auto" w:frame="1"/>
        </w:rPr>
        <w:t>"Mouse Exited"</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mousePressed(MouseEvent e)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l.setText(</w:t>
      </w:r>
      <w:r w:rsidRPr="00D45056">
        <w:rPr>
          <w:rFonts w:ascii="Times New Roman" w:eastAsia="Times New Roman" w:hAnsi="Times New Roman" w:cs="Times New Roman"/>
          <w:color w:val="0000FF"/>
          <w:sz w:val="21"/>
          <w:szCs w:val="21"/>
          <w:bdr w:val="none" w:sz="0" w:space="0" w:color="auto" w:frame="1"/>
        </w:rPr>
        <w:t>"Mouse Pressed"</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mouseReleased(MouseEvent e)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l.setText(</w:t>
      </w:r>
      <w:r w:rsidRPr="00D45056">
        <w:rPr>
          <w:rFonts w:ascii="Times New Roman" w:eastAsia="Times New Roman" w:hAnsi="Times New Roman" w:cs="Times New Roman"/>
          <w:color w:val="0000FF"/>
          <w:sz w:val="21"/>
          <w:szCs w:val="21"/>
          <w:bdr w:val="none" w:sz="0" w:space="0" w:color="auto" w:frame="1"/>
        </w:rPr>
        <w:t>"Mouse Released"</w:t>
      </w: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MouseListenerExample();  </w:t>
      </w:r>
    </w:p>
    <w:p w:rsidR="00245448" w:rsidRPr="00D45056" w:rsidRDefault="00245448"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245448" w:rsidRPr="00D45056" w:rsidRDefault="00245448"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Output:</w:t>
      </w:r>
    </w:p>
    <w:p w:rsidR="00245448" w:rsidRPr="00D45056" w:rsidRDefault="00245448"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lastRenderedPageBreak/>
        <w:drawing>
          <wp:inline distT="0" distB="0" distL="0" distR="0">
            <wp:extent cx="1623060" cy="16279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625752" cy="1630619"/>
                    </a:xfrm>
                    <a:prstGeom prst="rect">
                      <a:avLst/>
                    </a:prstGeom>
                  </pic:spPr>
                </pic:pic>
              </a:graphicData>
            </a:graphic>
          </wp:inline>
        </w:drawing>
      </w:r>
    </w:p>
    <w:p w:rsidR="00EA7FAB" w:rsidRPr="00D45056" w:rsidRDefault="00EA7FAB"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MouseListener Example 2</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MouseListenerExample2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Frame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MouseListener{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MouseListenerExample2(){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addMouseListener(</w:t>
      </w:r>
      <w:r w:rsidRPr="00D45056">
        <w:rPr>
          <w:rStyle w:val="keyword"/>
          <w:rFonts w:eastAsiaTheme="majorEastAsia"/>
          <w:b/>
          <w:bCs/>
          <w:color w:val="006699"/>
          <w:sz w:val="21"/>
          <w:szCs w:val="21"/>
          <w:bdr w:val="none" w:sz="0" w:space="0" w:color="auto" w:frame="1"/>
        </w:rPr>
        <w:t>this</w:t>
      </w:r>
      <w:r w:rsidRPr="00D45056">
        <w:rPr>
          <w:color w:val="000000"/>
          <w:sz w:val="21"/>
          <w:szCs w:val="21"/>
          <w:bdr w:val="none" w:sz="0" w:space="0" w:color="auto" w:frame="1"/>
        </w:rPr>
        <w:t>);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setSize(</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mouseClicked(MouseEvent e) {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Graphics g=getGraphics();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g.setColor(Color.BLUE);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g.fillOval(e.getX(),e.getY(),</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mouseEntered(MouseEvent e) {}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mouseExited(MouseEvent e) {}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mousePressed(MouseEvent e) {}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mouseReleased(MouseEvent e) {}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MouseListenerExample2();  </w:t>
      </w:r>
    </w:p>
    <w:p w:rsidR="00EA7FAB" w:rsidRPr="00D45056" w:rsidRDefault="00EA7FAB"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EA7FAB" w:rsidRPr="00D45056" w:rsidRDefault="00EA7FAB"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A7FAB" w:rsidRPr="00D45056" w:rsidRDefault="00EA7FAB" w:rsidP="00764668">
      <w:pPr>
        <w:pStyle w:val="NormalWeb"/>
        <w:shd w:val="clear" w:color="auto" w:fill="FFFFFF"/>
        <w:spacing w:line="360" w:lineRule="auto"/>
        <w:jc w:val="both"/>
        <w:rPr>
          <w:color w:val="000000"/>
          <w:sz w:val="21"/>
          <w:szCs w:val="21"/>
        </w:rPr>
      </w:pPr>
      <w:r w:rsidRPr="00D45056">
        <w:rPr>
          <w:color w:val="000000"/>
          <w:sz w:val="21"/>
          <w:szCs w:val="21"/>
        </w:rPr>
        <w:t>Output:</w:t>
      </w:r>
    </w:p>
    <w:p w:rsidR="00EA7FAB" w:rsidRPr="00D45056" w:rsidRDefault="00EA7FAB"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lastRenderedPageBreak/>
        <w:drawing>
          <wp:inline distT="0" distB="0" distL="0" distR="0">
            <wp:extent cx="2857500" cy="2857500"/>
            <wp:effectExtent l="0" t="0" r="0" b="0"/>
            <wp:docPr id="37" name="Picture 37" descr="java awt mouselistener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awt mouselistener example 2"/>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510A0C" w:rsidRPr="00D45056" w:rsidRDefault="00510A0C" w:rsidP="00764668">
      <w:pPr>
        <w:pStyle w:val="Heading1"/>
        <w:shd w:val="clear" w:color="auto" w:fill="FFFFFF"/>
        <w:spacing w:before="75" w:beforeAutospacing="0" w:line="360" w:lineRule="auto"/>
        <w:jc w:val="both"/>
        <w:rPr>
          <w:b w:val="0"/>
          <w:bCs w:val="0"/>
          <w:color w:val="610B38"/>
          <w:sz w:val="44"/>
          <w:szCs w:val="44"/>
        </w:rPr>
      </w:pPr>
      <w:r w:rsidRPr="00117C57">
        <w:rPr>
          <w:b w:val="0"/>
          <w:bCs w:val="0"/>
          <w:color w:val="610B38"/>
          <w:sz w:val="44"/>
          <w:szCs w:val="44"/>
          <w:highlight w:val="darkCyan"/>
        </w:rPr>
        <w:t>Java MouseMotionListener Interface</w:t>
      </w:r>
    </w:p>
    <w:p w:rsidR="00510A0C" w:rsidRPr="00D45056" w:rsidRDefault="00510A0C" w:rsidP="00764668">
      <w:pPr>
        <w:pStyle w:val="NormalWeb"/>
        <w:shd w:val="clear" w:color="auto" w:fill="FFFFFF"/>
        <w:spacing w:line="360" w:lineRule="auto"/>
        <w:jc w:val="both"/>
        <w:rPr>
          <w:color w:val="000000"/>
          <w:sz w:val="21"/>
          <w:szCs w:val="21"/>
        </w:rPr>
      </w:pPr>
      <w:r w:rsidRPr="00D45056">
        <w:rPr>
          <w:color w:val="000000"/>
          <w:sz w:val="21"/>
          <w:szCs w:val="21"/>
        </w:rPr>
        <w:t>The Java MouseMotionListener is notified whenever you move or drag mouse. It is notified against MouseEvent. The MouseMotionListener interface is found in java.awt.event package. It has two methods.</w:t>
      </w:r>
    </w:p>
    <w:p w:rsidR="00510A0C" w:rsidRPr="00D45056" w:rsidRDefault="00510A0C"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Methods of MouseMotionListener interface</w:t>
      </w:r>
    </w:p>
    <w:p w:rsidR="00510A0C" w:rsidRPr="00D45056" w:rsidRDefault="00510A0C" w:rsidP="00764668">
      <w:pPr>
        <w:pStyle w:val="NormalWeb"/>
        <w:shd w:val="clear" w:color="auto" w:fill="FFFFFF"/>
        <w:spacing w:line="360" w:lineRule="auto"/>
        <w:jc w:val="both"/>
        <w:rPr>
          <w:color w:val="000000"/>
          <w:sz w:val="21"/>
          <w:szCs w:val="21"/>
        </w:rPr>
      </w:pPr>
      <w:r w:rsidRPr="00D45056">
        <w:rPr>
          <w:color w:val="000000"/>
          <w:sz w:val="21"/>
          <w:szCs w:val="21"/>
        </w:rPr>
        <w:t>The signature of 2 methods found in MouseMotionListener interface are given below:</w:t>
      </w:r>
    </w:p>
    <w:p w:rsidR="00510A0C" w:rsidRPr="00D45056" w:rsidRDefault="00510A0C" w:rsidP="00764668">
      <w:pPr>
        <w:pStyle w:val="alt"/>
        <w:numPr>
          <w:ilvl w:val="0"/>
          <w:numId w:val="5"/>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mouseDragged(MouseEvent e);  </w:t>
      </w:r>
    </w:p>
    <w:p w:rsidR="00510A0C" w:rsidRPr="00D45056" w:rsidRDefault="00510A0C" w:rsidP="00764668">
      <w:pPr>
        <w:numPr>
          <w:ilvl w:val="0"/>
          <w:numId w:val="5"/>
        </w:numPr>
        <w:spacing w:after="0" w:line="360" w:lineRule="auto"/>
        <w:ind w:left="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abstract</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mouseMoved(MouseEvent e);  </w:t>
      </w:r>
    </w:p>
    <w:p w:rsidR="00510A0C" w:rsidRPr="00D45056" w:rsidRDefault="00510A0C"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MouseMotionListener Example</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java.awt.event.*;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MouseMotionListenerExample </w:t>
      </w:r>
      <w:r w:rsidRPr="00D45056">
        <w:rPr>
          <w:rFonts w:ascii="Times New Roman" w:eastAsia="Times New Roman" w:hAnsi="Times New Roman" w:cs="Times New Roman"/>
          <w:b/>
          <w:bCs/>
          <w:color w:val="006699"/>
          <w:sz w:val="21"/>
          <w:szCs w:val="21"/>
          <w:bdr w:val="none" w:sz="0" w:space="0" w:color="auto" w:frame="1"/>
        </w:rPr>
        <w:t>extends</w:t>
      </w:r>
      <w:r w:rsidRPr="00D45056">
        <w:rPr>
          <w:rFonts w:ascii="Times New Roman" w:eastAsia="Times New Roman" w:hAnsi="Times New Roman" w:cs="Times New Roman"/>
          <w:color w:val="000000"/>
          <w:sz w:val="21"/>
          <w:szCs w:val="21"/>
          <w:bdr w:val="none" w:sz="0" w:space="0" w:color="auto" w:frame="1"/>
        </w:rPr>
        <w:t> Frame </w:t>
      </w:r>
      <w:r w:rsidRPr="00D45056">
        <w:rPr>
          <w:rFonts w:ascii="Times New Roman" w:eastAsia="Times New Roman" w:hAnsi="Times New Roman" w:cs="Times New Roman"/>
          <w:b/>
          <w:bCs/>
          <w:color w:val="006699"/>
          <w:sz w:val="21"/>
          <w:szCs w:val="21"/>
          <w:bdr w:val="none" w:sz="0" w:space="0" w:color="auto" w:frame="1"/>
        </w:rPr>
        <w:t>implements</w:t>
      </w:r>
      <w:r w:rsidRPr="00D45056">
        <w:rPr>
          <w:rFonts w:ascii="Times New Roman" w:eastAsia="Times New Roman" w:hAnsi="Times New Roman" w:cs="Times New Roman"/>
          <w:color w:val="000000"/>
          <w:sz w:val="21"/>
          <w:szCs w:val="21"/>
          <w:bdr w:val="none" w:sz="0" w:space="0" w:color="auto" w:frame="1"/>
        </w:rPr>
        <w:t> MouseMotionListener{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MouseMotionListenerExample(){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addMouseMotionListener(</w:t>
      </w:r>
      <w:r w:rsidRPr="00D45056">
        <w:rPr>
          <w:rFonts w:ascii="Times New Roman" w:eastAsia="Times New Roman" w:hAnsi="Times New Roman" w:cs="Times New Roman"/>
          <w:b/>
          <w:bCs/>
          <w:color w:val="006699"/>
          <w:sz w:val="21"/>
          <w:szCs w:val="21"/>
          <w:bdr w:val="none" w:sz="0" w:space="0" w:color="auto" w:frame="1"/>
        </w:rPr>
        <w:t>this</w:t>
      </w: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setSize(</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300</w:t>
      </w: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lastRenderedPageBreak/>
        <w:t>        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mouseDragged(MouseEvent e) {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Graphics g=getGraphics();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g.setColor(Color.BLUE);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g.fillOval(e.getX(),e.getY(),</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20</w:t>
      </w: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mouseMoved(MouseEvent e) {}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MouseMotionListenerExample();  </w:t>
      </w:r>
    </w:p>
    <w:p w:rsidR="00510A0C" w:rsidRPr="00D45056" w:rsidRDefault="00510A0C" w:rsidP="00764668">
      <w:pPr>
        <w:spacing w:after="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pacing w:after="120" w:line="360" w:lineRule="auto"/>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510A0C" w:rsidRPr="00D45056" w:rsidRDefault="00510A0C"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Output:</w:t>
      </w:r>
    </w:p>
    <w:p w:rsidR="00510A0C" w:rsidRPr="00D45056" w:rsidRDefault="00510A0C"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1668780" cy="1688367"/>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672301" cy="1691929"/>
                    </a:xfrm>
                    <a:prstGeom prst="rect">
                      <a:avLst/>
                    </a:prstGeom>
                  </pic:spPr>
                </pic:pic>
              </a:graphicData>
            </a:graphic>
          </wp:inline>
        </w:drawing>
      </w:r>
    </w:p>
    <w:p w:rsidR="00BA1EE3" w:rsidRPr="00D45056" w:rsidRDefault="00BA1EE3" w:rsidP="00764668">
      <w:pPr>
        <w:pStyle w:val="Heading1"/>
        <w:shd w:val="clear" w:color="auto" w:fill="FFFFFF"/>
        <w:spacing w:before="75" w:beforeAutospacing="0" w:line="360" w:lineRule="auto"/>
        <w:jc w:val="both"/>
        <w:rPr>
          <w:b w:val="0"/>
          <w:bCs w:val="0"/>
          <w:color w:val="610B38"/>
          <w:sz w:val="44"/>
          <w:szCs w:val="44"/>
        </w:rPr>
      </w:pPr>
      <w:r w:rsidRPr="00117C57">
        <w:rPr>
          <w:b w:val="0"/>
          <w:bCs w:val="0"/>
          <w:color w:val="610B38"/>
          <w:sz w:val="44"/>
          <w:szCs w:val="44"/>
          <w:highlight w:val="yellow"/>
        </w:rPr>
        <w:t>Java KeyListener Interface</w:t>
      </w:r>
    </w:p>
    <w:p w:rsidR="00BA1EE3" w:rsidRPr="00D45056" w:rsidRDefault="00BA1EE3" w:rsidP="00764668">
      <w:pPr>
        <w:pStyle w:val="NormalWeb"/>
        <w:shd w:val="clear" w:color="auto" w:fill="FFFFFF"/>
        <w:spacing w:line="360" w:lineRule="auto"/>
        <w:jc w:val="both"/>
        <w:rPr>
          <w:color w:val="000000"/>
          <w:sz w:val="21"/>
          <w:szCs w:val="21"/>
        </w:rPr>
      </w:pPr>
      <w:r w:rsidRPr="00D45056">
        <w:rPr>
          <w:color w:val="000000"/>
          <w:sz w:val="21"/>
          <w:szCs w:val="21"/>
        </w:rPr>
        <w:t>The Java KeyListener is notified whenever you change the state of key. It is notified against KeyEvent. The KeyListener interface is found in java.awt.event package. It has three methods.</w:t>
      </w:r>
    </w:p>
    <w:p w:rsidR="00BA1EE3" w:rsidRPr="00D45056" w:rsidRDefault="00BA1EE3"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Methods of KeyListener interface</w:t>
      </w:r>
    </w:p>
    <w:p w:rsidR="00BA1EE3" w:rsidRPr="00D45056" w:rsidRDefault="00BA1EE3" w:rsidP="00764668">
      <w:pPr>
        <w:pStyle w:val="NormalWeb"/>
        <w:shd w:val="clear" w:color="auto" w:fill="FFFFFF"/>
        <w:spacing w:line="360" w:lineRule="auto"/>
        <w:jc w:val="both"/>
        <w:rPr>
          <w:color w:val="000000"/>
          <w:sz w:val="21"/>
          <w:szCs w:val="21"/>
        </w:rPr>
      </w:pPr>
      <w:r w:rsidRPr="00D45056">
        <w:rPr>
          <w:color w:val="000000"/>
          <w:sz w:val="21"/>
          <w:szCs w:val="21"/>
        </w:rPr>
        <w:t>The signature of 3 methods found in KeyListener interface are given below:</w:t>
      </w:r>
    </w:p>
    <w:p w:rsidR="00BA1EE3" w:rsidRPr="00D45056" w:rsidRDefault="00BA1EE3" w:rsidP="00764668">
      <w:pPr>
        <w:pStyle w:val="alt"/>
        <w:numPr>
          <w:ilvl w:val="0"/>
          <w:numId w:val="6"/>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keyPressed(KeyEvent e);  </w:t>
      </w:r>
    </w:p>
    <w:p w:rsidR="00BA1EE3" w:rsidRPr="00D45056" w:rsidRDefault="00BA1EE3" w:rsidP="00764668">
      <w:pPr>
        <w:numPr>
          <w:ilvl w:val="0"/>
          <w:numId w:val="6"/>
        </w:numPr>
        <w:spacing w:after="0" w:line="360" w:lineRule="auto"/>
        <w:ind w:left="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abstract</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keyReleased(KeyEvent e);  </w:t>
      </w:r>
    </w:p>
    <w:p w:rsidR="00BA1EE3" w:rsidRPr="00D45056" w:rsidRDefault="00BA1EE3" w:rsidP="00764668">
      <w:pPr>
        <w:pStyle w:val="alt"/>
        <w:numPr>
          <w:ilvl w:val="0"/>
          <w:numId w:val="6"/>
        </w:numPr>
        <w:spacing w:before="0" w:beforeAutospacing="0" w:after="0" w:afterAutospacing="0" w:line="360" w:lineRule="auto"/>
        <w:ind w:left="0"/>
        <w:jc w:val="both"/>
        <w:rPr>
          <w:color w:val="000000"/>
          <w:sz w:val="21"/>
          <w:szCs w:val="21"/>
        </w:rPr>
      </w:pPr>
      <w:r w:rsidRPr="00D45056">
        <w:rPr>
          <w:rStyle w:val="keyword"/>
          <w:b/>
          <w:bCs/>
          <w:color w:val="006699"/>
          <w:sz w:val="21"/>
          <w:szCs w:val="21"/>
          <w:bdr w:val="none" w:sz="0" w:space="0" w:color="auto" w:frame="1"/>
        </w:rPr>
        <w:lastRenderedPageBreak/>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abstract</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keyTyped(KeyEvent e);  </w:t>
      </w:r>
    </w:p>
    <w:p w:rsidR="00BA1EE3" w:rsidRPr="00D45056" w:rsidRDefault="00BA1EE3"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KeyListener Example</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KeyListenerExample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Frame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KeyListener{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 l;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TextArea area;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KeyListenerExample(){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area=</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TextArea();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area.setBounds(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area.addKeyListener(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add(l);add(area);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400</w:t>
      </w: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keyPressed(KeyEvent e)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l.setText(</w:t>
      </w:r>
      <w:r w:rsidRPr="00D45056">
        <w:rPr>
          <w:rStyle w:val="string"/>
          <w:rFonts w:ascii="Times New Roman" w:hAnsi="Times New Roman" w:cs="Times New Roman"/>
          <w:color w:val="0000FF"/>
          <w:sz w:val="21"/>
          <w:szCs w:val="21"/>
          <w:bdr w:val="none" w:sz="0" w:space="0" w:color="auto" w:frame="1"/>
        </w:rPr>
        <w:t>"Key Pressed"</w:t>
      </w: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keyReleased(KeyEvent e) {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l.setText(</w:t>
      </w:r>
      <w:r w:rsidRPr="00D45056">
        <w:rPr>
          <w:rStyle w:val="string"/>
          <w:color w:val="0000FF"/>
          <w:sz w:val="21"/>
          <w:szCs w:val="21"/>
          <w:bdr w:val="none" w:sz="0" w:space="0" w:color="auto" w:frame="1"/>
        </w:rPr>
        <w:t>"Key Released"</w:t>
      </w:r>
      <w:r w:rsidRPr="00D45056">
        <w:rPr>
          <w:color w:val="000000"/>
          <w:sz w:val="21"/>
          <w:szCs w:val="21"/>
          <w:bdr w:val="none" w:sz="0" w:space="0" w:color="auto" w:frame="1"/>
        </w:rPr>
        <w:t>);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keyTyped(KeyEvent e)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l.setText(</w:t>
      </w:r>
      <w:r w:rsidRPr="00D45056">
        <w:rPr>
          <w:rStyle w:val="string"/>
          <w:rFonts w:ascii="Times New Roman" w:hAnsi="Times New Roman" w:cs="Times New Roman"/>
          <w:color w:val="0000FF"/>
          <w:sz w:val="21"/>
          <w:szCs w:val="21"/>
          <w:bdr w:val="none" w:sz="0" w:space="0" w:color="auto" w:frame="1"/>
        </w:rPr>
        <w:t>"Key Typed"</w:t>
      </w: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KeyListenerExample();  </w:t>
      </w:r>
    </w:p>
    <w:p w:rsidR="00BA1EE3" w:rsidRPr="00D45056" w:rsidRDefault="00BA1EE3"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w:t>
      </w:r>
    </w:p>
    <w:p w:rsidR="00BA1EE3" w:rsidRPr="00D45056" w:rsidRDefault="00BA1EE3"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A1EE3" w:rsidRPr="00D45056" w:rsidRDefault="00BA1EE3" w:rsidP="00764668">
      <w:pPr>
        <w:pStyle w:val="NormalWeb"/>
        <w:shd w:val="clear" w:color="auto" w:fill="FFFFFF"/>
        <w:spacing w:line="360" w:lineRule="auto"/>
        <w:jc w:val="both"/>
        <w:rPr>
          <w:color w:val="000000"/>
          <w:sz w:val="21"/>
          <w:szCs w:val="21"/>
        </w:rPr>
      </w:pPr>
      <w:r w:rsidRPr="00D45056">
        <w:rPr>
          <w:color w:val="000000"/>
          <w:sz w:val="21"/>
          <w:szCs w:val="21"/>
        </w:rPr>
        <w:lastRenderedPageBreak/>
        <w:t>Output:</w:t>
      </w:r>
      <w:r w:rsidRPr="00D45056">
        <w:rPr>
          <w:noProof/>
        </w:rPr>
        <w:t xml:space="preserve"> </w:t>
      </w:r>
    </w:p>
    <w:p w:rsidR="00510A0C" w:rsidRPr="00D45056" w:rsidRDefault="00510A0C" w:rsidP="00764668">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rPr>
      </w:pPr>
    </w:p>
    <w:p w:rsidR="00245448" w:rsidRPr="00D45056" w:rsidRDefault="00BA1EE3" w:rsidP="00764668">
      <w:pPr>
        <w:spacing w:line="360" w:lineRule="auto"/>
        <w:jc w:val="both"/>
        <w:rPr>
          <w:rFonts w:ascii="Times New Roman" w:hAnsi="Times New Roman" w:cs="Times New Roman"/>
        </w:rPr>
      </w:pPr>
      <w:r w:rsidRPr="00D45056">
        <w:rPr>
          <w:rFonts w:ascii="Times New Roman" w:hAnsi="Times New Roman" w:cs="Times New Roman"/>
          <w:noProof/>
          <w:lang w:bidi="mr-IN"/>
        </w:rPr>
        <w:drawing>
          <wp:inline distT="0" distB="0" distL="0" distR="0">
            <wp:extent cx="1546860" cy="1546860"/>
            <wp:effectExtent l="0" t="0" r="0" b="0"/>
            <wp:docPr id="39" name="Picture 39" descr="java awt keylisten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awt keylistener example 1"/>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rsidR="00CB3312" w:rsidRPr="00D45056" w:rsidRDefault="00CB3312" w:rsidP="00764668">
      <w:pPr>
        <w:pStyle w:val="Heading2"/>
        <w:shd w:val="clear" w:color="auto" w:fill="FFFFFF"/>
        <w:spacing w:line="360" w:lineRule="auto"/>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KeyListener Example 2: Count Words &amp; Characters</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KeyListenerExample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Frame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KeyListener{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 l;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TextArea area;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KeyListenerExample(){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Label();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l.setBounds(</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50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area=</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TextArea();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area.setBounds(</w:t>
      </w:r>
      <w:r w:rsidRPr="00D45056">
        <w:rPr>
          <w:rStyle w:val="number"/>
          <w:rFonts w:eastAsiaTheme="majorEastAsia"/>
          <w:color w:val="C00000"/>
          <w:sz w:val="21"/>
          <w:szCs w:val="21"/>
          <w:bdr w:val="none" w:sz="0" w:space="0" w:color="auto" w:frame="1"/>
        </w:rPr>
        <w:t>20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80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 </w:t>
      </w:r>
      <w:r w:rsidRPr="00D45056">
        <w:rPr>
          <w:rStyle w:val="number"/>
          <w:rFonts w:eastAsiaTheme="majorEastAsia"/>
          <w:color w:val="C00000"/>
          <w:sz w:val="21"/>
          <w:szCs w:val="21"/>
          <w:bdr w:val="none" w:sz="0" w:space="0" w:color="auto" w:frame="1"/>
        </w:rPr>
        <w:t>300</w:t>
      </w: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area.addKeyListener(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add(l);add(area);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setSize(</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keyPressed(KeyEvent e) {}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keyReleased(KeyEvent e) {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String text=area.getText();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String words[]=text.split(</w:t>
      </w:r>
      <w:r w:rsidRPr="00D45056">
        <w:rPr>
          <w:rStyle w:val="string"/>
          <w:rFonts w:ascii="Times New Roman" w:hAnsi="Times New Roman" w:cs="Times New Roman"/>
          <w:color w:val="0000FF"/>
          <w:sz w:val="21"/>
          <w:szCs w:val="21"/>
          <w:bdr w:val="none" w:sz="0" w:space="0" w:color="auto" w:frame="1"/>
        </w:rPr>
        <w:t>"\\s"</w:t>
      </w:r>
      <w:r w:rsidRPr="00D45056">
        <w:rPr>
          <w:rFonts w:ascii="Times New Roman" w:hAnsi="Times New Roman" w:cs="Times New Roman"/>
          <w:color w:val="000000"/>
          <w:sz w:val="21"/>
          <w:szCs w:val="21"/>
          <w:bdr w:val="none" w:sz="0" w:space="0" w:color="auto" w:frame="1"/>
        </w:rPr>
        <w:t>);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l.setText(</w:t>
      </w:r>
      <w:r w:rsidRPr="00D45056">
        <w:rPr>
          <w:rStyle w:val="string"/>
          <w:color w:val="0000FF"/>
          <w:sz w:val="21"/>
          <w:szCs w:val="21"/>
          <w:bdr w:val="none" w:sz="0" w:space="0" w:color="auto" w:frame="1"/>
        </w:rPr>
        <w:t>"Words: "</w:t>
      </w:r>
      <w:r w:rsidRPr="00D45056">
        <w:rPr>
          <w:color w:val="000000"/>
          <w:sz w:val="21"/>
          <w:szCs w:val="21"/>
          <w:bdr w:val="none" w:sz="0" w:space="0" w:color="auto" w:frame="1"/>
        </w:rPr>
        <w:t>+words.length+</w:t>
      </w:r>
      <w:r w:rsidRPr="00D45056">
        <w:rPr>
          <w:rStyle w:val="string"/>
          <w:color w:val="0000FF"/>
          <w:sz w:val="21"/>
          <w:szCs w:val="21"/>
          <w:bdr w:val="none" w:sz="0" w:space="0" w:color="auto" w:frame="1"/>
        </w:rPr>
        <w:t>" Characters:"</w:t>
      </w:r>
      <w:r w:rsidRPr="00D45056">
        <w:rPr>
          <w:color w:val="000000"/>
          <w:sz w:val="21"/>
          <w:szCs w:val="21"/>
          <w:bdr w:val="none" w:sz="0" w:space="0" w:color="auto" w:frame="1"/>
        </w:rPr>
        <w:t>+text.length());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keyTyped(KeyEvent e) {}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  </w:t>
      </w:r>
    </w:p>
    <w:p w:rsidR="00CB3312" w:rsidRPr="00D45056" w:rsidRDefault="00CB3312" w:rsidP="00764668">
      <w:pPr>
        <w:spacing w:after="0" w:line="360" w:lineRule="auto"/>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KeyListenerExample();  </w:t>
      </w:r>
    </w:p>
    <w:p w:rsidR="00CB3312" w:rsidRPr="00D45056" w:rsidRDefault="00CB3312" w:rsidP="00764668">
      <w:pPr>
        <w:pStyle w:val="alt"/>
        <w:spacing w:before="0" w:beforeAutospacing="0" w:after="0" w:afterAutospacing="0" w:line="360" w:lineRule="auto"/>
        <w:ind w:left="-360"/>
        <w:jc w:val="both"/>
        <w:rPr>
          <w:color w:val="000000"/>
          <w:sz w:val="21"/>
          <w:szCs w:val="21"/>
        </w:rPr>
      </w:pPr>
      <w:r w:rsidRPr="00D45056">
        <w:rPr>
          <w:color w:val="000000"/>
          <w:sz w:val="21"/>
          <w:szCs w:val="21"/>
          <w:bdr w:val="none" w:sz="0" w:space="0" w:color="auto" w:frame="1"/>
        </w:rPr>
        <w:t>    }  }  </w:t>
      </w:r>
    </w:p>
    <w:p w:rsidR="00CB3312" w:rsidRPr="00D45056" w:rsidRDefault="00CB3312" w:rsidP="00764668">
      <w:pPr>
        <w:pStyle w:val="NormalWeb"/>
        <w:shd w:val="clear" w:color="auto" w:fill="FFFFFF"/>
        <w:spacing w:line="360" w:lineRule="auto"/>
        <w:jc w:val="both"/>
      </w:pPr>
      <w:r w:rsidRPr="00D45056">
        <w:rPr>
          <w:color w:val="000000"/>
          <w:sz w:val="21"/>
          <w:szCs w:val="21"/>
        </w:rPr>
        <w:t>Output:</w:t>
      </w:r>
    </w:p>
    <w:p w:rsidR="00245448" w:rsidRPr="00D45056" w:rsidRDefault="00C8016B" w:rsidP="00764668">
      <w:pPr>
        <w:pStyle w:val="NormalWeb"/>
        <w:shd w:val="clear" w:color="auto" w:fill="FFFFFF"/>
        <w:spacing w:line="360" w:lineRule="auto"/>
        <w:jc w:val="both"/>
        <w:rPr>
          <w:color w:val="000000"/>
          <w:sz w:val="21"/>
          <w:szCs w:val="21"/>
        </w:rPr>
      </w:pPr>
      <w:r w:rsidRPr="00D45056">
        <w:rPr>
          <w:noProof/>
          <w:lang w:bidi="mr-IN"/>
        </w:rPr>
        <w:drawing>
          <wp:inline distT="0" distB="0" distL="0" distR="0">
            <wp:extent cx="1440180" cy="14401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inline>
        </w:drawing>
      </w:r>
    </w:p>
    <w:p w:rsidR="00F459FC" w:rsidRPr="00D45056" w:rsidRDefault="00F459FC" w:rsidP="00764668">
      <w:pPr>
        <w:pStyle w:val="NormalWeb"/>
        <w:shd w:val="clear" w:color="auto" w:fill="FFFFFF"/>
        <w:spacing w:line="360" w:lineRule="auto"/>
        <w:jc w:val="both"/>
        <w:rPr>
          <w:color w:val="000000"/>
          <w:sz w:val="21"/>
          <w:szCs w:val="21"/>
        </w:rPr>
      </w:pPr>
    </w:p>
    <w:p w:rsidR="00F459FC" w:rsidRPr="00D45056" w:rsidRDefault="00F459FC" w:rsidP="00764668">
      <w:pPr>
        <w:pStyle w:val="NormalWeb"/>
        <w:shd w:val="clear" w:color="auto" w:fill="FFFFFF"/>
        <w:spacing w:line="360" w:lineRule="auto"/>
        <w:jc w:val="both"/>
        <w:rPr>
          <w:color w:val="000000"/>
          <w:sz w:val="21"/>
          <w:szCs w:val="21"/>
        </w:rPr>
      </w:pPr>
    </w:p>
    <w:p w:rsidR="00F459FC" w:rsidRPr="00D45056" w:rsidRDefault="00F459FC"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F40DD" w:rsidRPr="00D45056" w:rsidRDefault="00FF40DD" w:rsidP="00764668">
      <w:pPr>
        <w:pStyle w:val="NormalWeb"/>
        <w:shd w:val="clear" w:color="auto" w:fill="FFFFFF"/>
        <w:spacing w:line="360" w:lineRule="auto"/>
        <w:jc w:val="both"/>
        <w:rPr>
          <w:color w:val="000000"/>
          <w:sz w:val="21"/>
          <w:szCs w:val="21"/>
        </w:rPr>
      </w:pPr>
    </w:p>
    <w:p w:rsidR="00F459FC" w:rsidRPr="00D45056" w:rsidRDefault="00F459FC" w:rsidP="00764668">
      <w:pPr>
        <w:pStyle w:val="NormalWeb"/>
        <w:shd w:val="clear" w:color="auto" w:fill="FFFFFF"/>
        <w:spacing w:line="360" w:lineRule="auto"/>
        <w:jc w:val="both"/>
        <w:rPr>
          <w:color w:val="000000"/>
          <w:sz w:val="21"/>
          <w:szCs w:val="21"/>
        </w:rPr>
      </w:pPr>
    </w:p>
    <w:p w:rsidR="00F459FC" w:rsidRPr="00D45056" w:rsidRDefault="00F459FC"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lastRenderedPageBreak/>
        <w:t>Java Swing</w:t>
      </w:r>
      <w:r w:rsidRPr="00D45056">
        <w:rPr>
          <w:b w:val="0"/>
          <w:bCs w:val="0"/>
          <w:color w:val="610B38"/>
          <w:sz w:val="44"/>
          <w:szCs w:val="44"/>
        </w:rPr>
        <w:t> </w:t>
      </w:r>
    </w:p>
    <w:p w:rsidR="00FF40DD" w:rsidRPr="00D45056" w:rsidRDefault="00FF40DD"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0000"/>
          <w:sz w:val="21"/>
          <w:szCs w:val="21"/>
        </w:rPr>
        <w:t xml:space="preserve">Java Swing </w:t>
      </w:r>
      <w:bookmarkStart w:id="1" w:name="_GoBack"/>
      <w:bookmarkEnd w:id="1"/>
      <w:r w:rsidRPr="00D45056">
        <w:rPr>
          <w:rFonts w:ascii="Times New Roman" w:eastAsia="Times New Roman" w:hAnsi="Times New Roman" w:cs="Times New Roman"/>
          <w:color w:val="000000"/>
          <w:sz w:val="21"/>
          <w:szCs w:val="21"/>
        </w:rPr>
        <w:t>is a part of Java Foundation Classes (JFC) that is </w:t>
      </w:r>
      <w:r w:rsidRPr="00D45056">
        <w:rPr>
          <w:rFonts w:ascii="Times New Roman" w:eastAsia="Times New Roman" w:hAnsi="Times New Roman" w:cs="Times New Roman"/>
          <w:i/>
          <w:iCs/>
          <w:color w:val="000000"/>
          <w:sz w:val="21"/>
          <w:szCs w:val="21"/>
        </w:rPr>
        <w:t>used to create window-based applications</w:t>
      </w:r>
      <w:r w:rsidRPr="00D45056">
        <w:rPr>
          <w:rFonts w:ascii="Times New Roman" w:eastAsia="Times New Roman" w:hAnsi="Times New Roman" w:cs="Times New Roman"/>
          <w:color w:val="000000"/>
          <w:sz w:val="21"/>
          <w:szCs w:val="21"/>
        </w:rPr>
        <w:t>. It is built on the top of AWT (Abstract Windowing Toolkit) API and entirely written in java.</w:t>
      </w:r>
    </w:p>
    <w:p w:rsidR="00FF40DD" w:rsidRPr="00D45056" w:rsidRDefault="00FF40DD"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Unlike AWT, Java Swing provides platform-independent and lightweight components.</w:t>
      </w:r>
    </w:p>
    <w:p w:rsidR="00FF40DD" w:rsidRPr="00D45056" w:rsidRDefault="00FF40DD"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The javax.swing package provides classes for java swing API such as JButton, JTextField, JTextArea, JRadioButton, JCheckbox, JMenu, JColorChooser etc.</w:t>
      </w:r>
    </w:p>
    <w:p w:rsidR="00FF40DD" w:rsidRPr="00D45056" w:rsidRDefault="00FF40DD" w:rsidP="00764668">
      <w:pPr>
        <w:pStyle w:val="Heading1"/>
        <w:spacing w:before="75" w:beforeAutospacing="0" w:line="312" w:lineRule="atLeast"/>
        <w:ind w:left="300"/>
        <w:jc w:val="both"/>
        <w:rPr>
          <w:b w:val="0"/>
          <w:bCs w:val="0"/>
          <w:color w:val="610B38"/>
          <w:sz w:val="44"/>
          <w:szCs w:val="44"/>
        </w:rPr>
      </w:pPr>
      <w:r w:rsidRPr="00D45056">
        <w:rPr>
          <w:b w:val="0"/>
          <w:bCs w:val="0"/>
          <w:color w:val="610B38"/>
          <w:sz w:val="44"/>
          <w:szCs w:val="44"/>
        </w:rPr>
        <w:t>Java Swing Tutorial</w:t>
      </w:r>
    </w:p>
    <w:p w:rsidR="00FF40DD" w:rsidRPr="00D45056" w:rsidRDefault="00FF40DD" w:rsidP="00764668">
      <w:pPr>
        <w:pStyle w:val="NormalWeb"/>
        <w:spacing w:line="375" w:lineRule="atLeast"/>
        <w:ind w:left="300"/>
        <w:jc w:val="both"/>
        <w:rPr>
          <w:color w:val="000000"/>
          <w:sz w:val="21"/>
          <w:szCs w:val="21"/>
        </w:rPr>
      </w:pPr>
      <w:r w:rsidRPr="00D45056">
        <w:rPr>
          <w:rStyle w:val="Strong"/>
          <w:rFonts w:eastAsiaTheme="majorEastAsia"/>
          <w:color w:val="000000"/>
          <w:sz w:val="21"/>
          <w:szCs w:val="21"/>
        </w:rPr>
        <w:t>Java Swing tutorial</w:t>
      </w:r>
      <w:r w:rsidRPr="00D45056">
        <w:rPr>
          <w:color w:val="000000"/>
          <w:sz w:val="21"/>
          <w:szCs w:val="21"/>
        </w:rPr>
        <w:t> is a part of Java Foundation Classes (JFC) that is </w:t>
      </w:r>
      <w:r w:rsidRPr="00D45056">
        <w:rPr>
          <w:rStyle w:val="Emphasis"/>
          <w:rFonts w:eastAsiaTheme="majorEastAsia"/>
          <w:color w:val="000000"/>
          <w:sz w:val="21"/>
          <w:szCs w:val="21"/>
        </w:rPr>
        <w:t>used to create window-based applications</w:t>
      </w:r>
      <w:r w:rsidRPr="00D45056">
        <w:rPr>
          <w:color w:val="000000"/>
          <w:sz w:val="21"/>
          <w:szCs w:val="21"/>
        </w:rPr>
        <w:t>. It is built on the top of AWT (Abstract Windowing Toolkit) API and entirely written in java.</w:t>
      </w:r>
    </w:p>
    <w:p w:rsidR="00FF40DD" w:rsidRPr="00D45056" w:rsidRDefault="00FF40DD" w:rsidP="00764668">
      <w:pPr>
        <w:pStyle w:val="NormalWeb"/>
        <w:spacing w:line="375" w:lineRule="atLeast"/>
        <w:ind w:left="300"/>
        <w:jc w:val="both"/>
        <w:rPr>
          <w:color w:val="000000"/>
          <w:sz w:val="21"/>
          <w:szCs w:val="21"/>
        </w:rPr>
      </w:pPr>
      <w:r w:rsidRPr="00D45056">
        <w:rPr>
          <w:color w:val="000000"/>
          <w:sz w:val="21"/>
          <w:szCs w:val="21"/>
        </w:rPr>
        <w:t>Unlike AWT, Java Swing provides platform-independent and lightweight components.</w:t>
      </w:r>
    </w:p>
    <w:p w:rsidR="00FF40DD" w:rsidRPr="00D45056" w:rsidRDefault="00FF40DD" w:rsidP="00764668">
      <w:pPr>
        <w:pStyle w:val="NormalWeb"/>
        <w:spacing w:line="375" w:lineRule="atLeast"/>
        <w:ind w:left="300"/>
        <w:jc w:val="both"/>
        <w:rPr>
          <w:color w:val="000000"/>
          <w:sz w:val="21"/>
          <w:szCs w:val="21"/>
        </w:rPr>
      </w:pPr>
      <w:r w:rsidRPr="00D45056">
        <w:rPr>
          <w:color w:val="000000"/>
          <w:sz w:val="21"/>
          <w:szCs w:val="21"/>
        </w:rPr>
        <w:t>The javax.swing package provides classes for java swing API such as JButton, JTextField, JTextArea, JRadioButton, JCheckbox, JMenu, JColorChooser etc.</w:t>
      </w:r>
    </w:p>
    <w:p w:rsidR="00FF40DD" w:rsidRPr="00D45056" w:rsidRDefault="005F390D" w:rsidP="00764668">
      <w:pPr>
        <w:spacing w:line="375" w:lineRule="atLeast"/>
        <w:ind w:left="300"/>
        <w:jc w:val="both"/>
        <w:rPr>
          <w:rFonts w:ascii="Times New Roman" w:hAnsi="Times New Roman" w:cs="Times New Roman"/>
          <w:color w:val="000000"/>
          <w:sz w:val="21"/>
          <w:szCs w:val="21"/>
        </w:rPr>
      </w:pPr>
      <w:r w:rsidRPr="005F390D">
        <w:rPr>
          <w:rFonts w:ascii="Times New Roman" w:hAnsi="Times New Roman" w:cs="Times New Roman"/>
          <w:color w:val="000000"/>
          <w:sz w:val="21"/>
          <w:szCs w:val="21"/>
        </w:rPr>
        <w:pict>
          <v:rect id="_x0000_i1028" style="width:0;height:.75pt" o:hralign="center" o:hrstd="t" o:hrnoshade="t" o:hr="t" fillcolor="#d4d4d4" stroked="f"/>
        </w:pict>
      </w:r>
    </w:p>
    <w:p w:rsidR="00FF40DD" w:rsidRPr="00D45056" w:rsidRDefault="00FF40DD" w:rsidP="00764668">
      <w:pPr>
        <w:shd w:val="clear" w:color="auto" w:fill="FFFFFF"/>
        <w:spacing w:before="100" w:beforeAutospacing="1" w:after="100" w:afterAutospacing="1" w:line="240" w:lineRule="auto"/>
        <w:jc w:val="both"/>
        <w:rPr>
          <w:rFonts w:ascii="Times New Roman" w:hAnsi="Times New Roman" w:cs="Times New Roman"/>
          <w:b/>
          <w:bCs/>
          <w:color w:val="610B38"/>
          <w:sz w:val="38"/>
          <w:szCs w:val="38"/>
        </w:rPr>
      </w:pPr>
      <w:r w:rsidRPr="00D45056">
        <w:rPr>
          <w:rFonts w:ascii="Times New Roman" w:hAnsi="Times New Roman" w:cs="Times New Roman"/>
          <w:b/>
          <w:bCs/>
          <w:color w:val="610B38"/>
          <w:sz w:val="38"/>
          <w:szCs w:val="38"/>
        </w:rPr>
        <w:t>Difference between AWT and Swing</w:t>
      </w:r>
    </w:p>
    <w:p w:rsidR="00FF40DD" w:rsidRPr="00D45056" w:rsidRDefault="00FF40DD"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There are many differences between java awt and swing that are given below.</w:t>
      </w:r>
    </w:p>
    <w:tbl>
      <w:tblPr>
        <w:tblW w:w="95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43"/>
        <w:gridCol w:w="4986"/>
        <w:gridCol w:w="3776"/>
      </w:tblGrid>
      <w:tr w:rsidR="00FF40DD" w:rsidRPr="00D45056" w:rsidTr="00FF40DD">
        <w:trPr>
          <w:trHeight w:val="300"/>
        </w:trPr>
        <w:tc>
          <w:tcPr>
            <w:tcW w:w="0" w:type="auto"/>
            <w:shd w:val="clear" w:color="auto" w:fill="C7CCBE"/>
            <w:tcMar>
              <w:top w:w="180" w:type="dxa"/>
              <w:left w:w="180" w:type="dxa"/>
              <w:bottom w:w="180" w:type="dxa"/>
              <w:right w:w="180" w:type="dxa"/>
            </w:tcMar>
            <w:hideMark/>
          </w:tcPr>
          <w:p w:rsidR="00FF40DD" w:rsidRPr="00D45056" w:rsidRDefault="00FF40DD" w:rsidP="00764668">
            <w:pPr>
              <w:spacing w:after="0" w:line="240" w:lineRule="auto"/>
              <w:jc w:val="both"/>
              <w:rPr>
                <w:rFonts w:ascii="Times New Roman" w:eastAsia="Times New Roman" w:hAnsi="Times New Roman" w:cs="Times New Roman"/>
                <w:b/>
                <w:bCs/>
                <w:color w:val="000000"/>
                <w:sz w:val="26"/>
                <w:szCs w:val="26"/>
              </w:rPr>
            </w:pPr>
            <w:r w:rsidRPr="00D45056">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FF40DD" w:rsidRPr="00D45056" w:rsidRDefault="00FF40DD" w:rsidP="00764668">
            <w:pPr>
              <w:spacing w:after="0" w:line="240" w:lineRule="auto"/>
              <w:jc w:val="both"/>
              <w:rPr>
                <w:rFonts w:ascii="Times New Roman" w:eastAsia="Times New Roman" w:hAnsi="Times New Roman" w:cs="Times New Roman"/>
                <w:b/>
                <w:bCs/>
                <w:color w:val="000000"/>
                <w:sz w:val="26"/>
                <w:szCs w:val="26"/>
              </w:rPr>
            </w:pPr>
            <w:r w:rsidRPr="00D45056">
              <w:rPr>
                <w:rFonts w:ascii="Times New Roman" w:eastAsia="Times New Roman" w:hAnsi="Times New Roman" w:cs="Times New Roman"/>
                <w:b/>
                <w:bCs/>
                <w:color w:val="000000"/>
                <w:sz w:val="26"/>
                <w:szCs w:val="26"/>
              </w:rPr>
              <w:t>Java AWT</w:t>
            </w:r>
          </w:p>
        </w:tc>
        <w:tc>
          <w:tcPr>
            <w:tcW w:w="0" w:type="auto"/>
            <w:shd w:val="clear" w:color="auto" w:fill="C7CCBE"/>
            <w:tcMar>
              <w:top w:w="180" w:type="dxa"/>
              <w:left w:w="180" w:type="dxa"/>
              <w:bottom w:w="180" w:type="dxa"/>
              <w:right w:w="180" w:type="dxa"/>
            </w:tcMar>
            <w:hideMark/>
          </w:tcPr>
          <w:p w:rsidR="00FF40DD" w:rsidRPr="00D45056" w:rsidRDefault="00FF40DD" w:rsidP="00764668">
            <w:pPr>
              <w:spacing w:after="0" w:line="240" w:lineRule="auto"/>
              <w:jc w:val="both"/>
              <w:rPr>
                <w:rFonts w:ascii="Times New Roman" w:eastAsia="Times New Roman" w:hAnsi="Times New Roman" w:cs="Times New Roman"/>
                <w:b/>
                <w:bCs/>
                <w:color w:val="000000"/>
                <w:sz w:val="26"/>
                <w:szCs w:val="26"/>
              </w:rPr>
            </w:pPr>
            <w:r w:rsidRPr="00D45056">
              <w:rPr>
                <w:rFonts w:ascii="Times New Roman" w:eastAsia="Times New Roman" w:hAnsi="Times New Roman" w:cs="Times New Roman"/>
                <w:b/>
                <w:bCs/>
                <w:color w:val="000000"/>
                <w:sz w:val="26"/>
                <w:szCs w:val="26"/>
              </w:rPr>
              <w:t>Java Swing</w:t>
            </w:r>
          </w:p>
        </w:tc>
      </w:tr>
      <w:tr w:rsidR="00FF40DD" w:rsidRPr="00D45056" w:rsidTr="00FF40DD">
        <w:trPr>
          <w:trHeight w:val="7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AWT components are </w:t>
            </w:r>
            <w:r w:rsidRPr="00D45056">
              <w:rPr>
                <w:rFonts w:ascii="Times New Roman" w:eastAsia="Times New Roman" w:hAnsi="Times New Roman" w:cs="Times New Roman"/>
                <w:b/>
                <w:bCs/>
                <w:color w:val="000000"/>
                <w:sz w:val="21"/>
                <w:szCs w:val="21"/>
              </w:rPr>
              <w:t>platform-dependent</w:t>
            </w:r>
            <w:r w:rsidRPr="00D45056">
              <w:rPr>
                <w:rFonts w:ascii="Times New Roman" w:eastAsia="Times New Roman" w:hAnsi="Times New Roman" w:cs="Times New Roman"/>
                <w:color w:val="000000"/>
                <w:sz w:val="21"/>
                <w:szCs w:val="21"/>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Java swing components are </w:t>
            </w:r>
            <w:r w:rsidRPr="00D45056">
              <w:rPr>
                <w:rFonts w:ascii="Times New Roman" w:eastAsia="Times New Roman" w:hAnsi="Times New Roman" w:cs="Times New Roman"/>
                <w:b/>
                <w:bCs/>
                <w:color w:val="000000"/>
                <w:sz w:val="21"/>
                <w:szCs w:val="21"/>
              </w:rPr>
              <w:t>platform-independent</w:t>
            </w:r>
            <w:r w:rsidRPr="00D45056">
              <w:rPr>
                <w:rFonts w:ascii="Times New Roman" w:eastAsia="Times New Roman" w:hAnsi="Times New Roman" w:cs="Times New Roman"/>
                <w:color w:val="000000"/>
                <w:sz w:val="21"/>
                <w:szCs w:val="21"/>
              </w:rPr>
              <w:t>.</w:t>
            </w:r>
          </w:p>
        </w:tc>
      </w:tr>
      <w:tr w:rsidR="00FF40DD" w:rsidRPr="00D45056" w:rsidTr="00FF40DD">
        <w:trPr>
          <w:trHeight w:val="3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AWT components are </w:t>
            </w:r>
            <w:r w:rsidRPr="00D45056">
              <w:rPr>
                <w:rFonts w:ascii="Times New Roman" w:eastAsia="Times New Roman" w:hAnsi="Times New Roman" w:cs="Times New Roman"/>
                <w:b/>
                <w:bCs/>
                <w:color w:val="000000"/>
                <w:sz w:val="21"/>
                <w:szCs w:val="21"/>
              </w:rPr>
              <w:t>heavyweight</w:t>
            </w:r>
            <w:r w:rsidRPr="00D45056">
              <w:rPr>
                <w:rFonts w:ascii="Times New Roman" w:eastAsia="Times New Roman" w:hAnsi="Times New Roman" w:cs="Times New Roman"/>
                <w:color w:val="000000"/>
                <w:sz w:val="21"/>
                <w:szCs w:val="21"/>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Swing components are </w:t>
            </w:r>
            <w:r w:rsidRPr="00D45056">
              <w:rPr>
                <w:rFonts w:ascii="Times New Roman" w:eastAsia="Times New Roman" w:hAnsi="Times New Roman" w:cs="Times New Roman"/>
                <w:b/>
                <w:bCs/>
                <w:color w:val="000000"/>
                <w:sz w:val="21"/>
                <w:szCs w:val="21"/>
              </w:rPr>
              <w:t>lightweight</w:t>
            </w:r>
            <w:r w:rsidRPr="00D45056">
              <w:rPr>
                <w:rFonts w:ascii="Times New Roman" w:eastAsia="Times New Roman" w:hAnsi="Times New Roman" w:cs="Times New Roman"/>
                <w:color w:val="000000"/>
                <w:sz w:val="21"/>
                <w:szCs w:val="21"/>
              </w:rPr>
              <w:t>.</w:t>
            </w:r>
          </w:p>
        </w:tc>
      </w:tr>
      <w:tr w:rsidR="00FF40DD" w:rsidRPr="00D45056" w:rsidTr="00FF40DD">
        <w:trPr>
          <w:trHeight w:val="3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AWT </w:t>
            </w:r>
            <w:r w:rsidRPr="00D45056">
              <w:rPr>
                <w:rFonts w:ascii="Times New Roman" w:eastAsia="Times New Roman" w:hAnsi="Times New Roman" w:cs="Times New Roman"/>
                <w:b/>
                <w:bCs/>
                <w:color w:val="000000"/>
                <w:sz w:val="21"/>
                <w:szCs w:val="21"/>
              </w:rPr>
              <w:t>doesn't support pluggable look and feel</w:t>
            </w:r>
            <w:r w:rsidRPr="00D45056">
              <w:rPr>
                <w:rFonts w:ascii="Times New Roman" w:eastAsia="Times New Roman" w:hAnsi="Times New Roman" w:cs="Times New Roman"/>
                <w:color w:val="000000"/>
                <w:sz w:val="21"/>
                <w:szCs w:val="21"/>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Swing </w:t>
            </w:r>
            <w:r w:rsidRPr="00D45056">
              <w:rPr>
                <w:rFonts w:ascii="Times New Roman" w:eastAsia="Times New Roman" w:hAnsi="Times New Roman" w:cs="Times New Roman"/>
                <w:b/>
                <w:bCs/>
                <w:color w:val="000000"/>
                <w:sz w:val="21"/>
                <w:szCs w:val="21"/>
              </w:rPr>
              <w:t>supports pluggable look and feel</w:t>
            </w:r>
            <w:r w:rsidRPr="00D45056">
              <w:rPr>
                <w:rFonts w:ascii="Times New Roman" w:eastAsia="Times New Roman" w:hAnsi="Times New Roman" w:cs="Times New Roman"/>
                <w:color w:val="000000"/>
                <w:sz w:val="21"/>
                <w:szCs w:val="21"/>
              </w:rPr>
              <w:t>.</w:t>
            </w:r>
          </w:p>
        </w:tc>
      </w:tr>
      <w:tr w:rsidR="00FF40DD" w:rsidRPr="00D45056" w:rsidTr="00FF40DD">
        <w:trPr>
          <w:trHeight w:val="11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AWT provides </w:t>
            </w:r>
            <w:r w:rsidRPr="00D45056">
              <w:rPr>
                <w:rFonts w:ascii="Times New Roman" w:eastAsia="Times New Roman" w:hAnsi="Times New Roman" w:cs="Times New Roman"/>
                <w:b/>
                <w:bCs/>
                <w:color w:val="000000"/>
                <w:sz w:val="21"/>
                <w:szCs w:val="21"/>
              </w:rPr>
              <w:t>less components</w:t>
            </w:r>
            <w:r w:rsidRPr="00D45056">
              <w:rPr>
                <w:rFonts w:ascii="Times New Roman" w:eastAsia="Times New Roman" w:hAnsi="Times New Roman" w:cs="Times New Roman"/>
                <w:color w:val="000000"/>
                <w:sz w:val="21"/>
                <w:szCs w:val="21"/>
              </w:rPr>
              <w:t> than Swing.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Swing provides </w:t>
            </w:r>
            <w:r w:rsidRPr="00D45056">
              <w:rPr>
                <w:rFonts w:ascii="Times New Roman" w:eastAsia="Times New Roman" w:hAnsi="Times New Roman" w:cs="Times New Roman"/>
                <w:b/>
                <w:bCs/>
                <w:color w:val="000000"/>
                <w:sz w:val="21"/>
                <w:szCs w:val="21"/>
              </w:rPr>
              <w:t>more powerful components</w:t>
            </w:r>
            <w:r w:rsidRPr="00D45056">
              <w:rPr>
                <w:rFonts w:ascii="Times New Roman" w:eastAsia="Times New Roman" w:hAnsi="Times New Roman" w:cs="Times New Roman"/>
                <w:color w:val="000000"/>
                <w:sz w:val="21"/>
                <w:szCs w:val="21"/>
              </w:rPr>
              <w:t xml:space="preserve"> such as tables, lists, scrollpanes, colorchooser, tabbedpane </w:t>
            </w:r>
            <w:r w:rsidRPr="00D45056">
              <w:rPr>
                <w:rFonts w:ascii="Times New Roman" w:eastAsia="Times New Roman" w:hAnsi="Times New Roman" w:cs="Times New Roman"/>
                <w:color w:val="000000"/>
                <w:sz w:val="21"/>
                <w:szCs w:val="21"/>
              </w:rPr>
              <w:lastRenderedPageBreak/>
              <w:t>etc.</w:t>
            </w:r>
          </w:p>
        </w:tc>
      </w:tr>
      <w:tr w:rsidR="00FF40DD" w:rsidRPr="00D45056" w:rsidTr="00FF40DD">
        <w:trPr>
          <w:trHeight w:val="11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AWT </w:t>
            </w:r>
            <w:r w:rsidRPr="00D45056">
              <w:rPr>
                <w:rFonts w:ascii="Times New Roman" w:eastAsia="Times New Roman" w:hAnsi="Times New Roman" w:cs="Times New Roman"/>
                <w:b/>
                <w:bCs/>
                <w:color w:val="000000"/>
                <w:sz w:val="21"/>
                <w:szCs w:val="21"/>
              </w:rPr>
              <w:t>doesn't follows MVC</w:t>
            </w:r>
            <w:r w:rsidRPr="00D45056">
              <w:rPr>
                <w:rFonts w:ascii="Times New Roman" w:eastAsia="Times New Roman" w:hAnsi="Times New Roman" w:cs="Times New Roman"/>
                <w:color w:val="000000"/>
                <w:sz w:val="21"/>
                <w:szCs w:val="21"/>
              </w:rPr>
              <w:t>(Model View Controller) where model represents data, view represents presentation and controller acts as an interface between model and view.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F40DD" w:rsidRPr="00D45056" w:rsidRDefault="00FF40DD" w:rsidP="00764668">
            <w:pPr>
              <w:spacing w:after="0" w:line="375" w:lineRule="atLeast"/>
              <w:ind w:left="30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rPr>
              <w:t>Swing </w:t>
            </w:r>
            <w:r w:rsidRPr="00D45056">
              <w:rPr>
                <w:rFonts w:ascii="Times New Roman" w:eastAsia="Times New Roman" w:hAnsi="Times New Roman" w:cs="Times New Roman"/>
                <w:b/>
                <w:bCs/>
                <w:color w:val="000000"/>
                <w:sz w:val="21"/>
                <w:szCs w:val="21"/>
              </w:rPr>
              <w:t>follows MV</w:t>
            </w:r>
            <w:r w:rsidR="007D0AB3" w:rsidRPr="00D45056">
              <w:rPr>
                <w:rFonts w:ascii="Times New Roman" w:eastAsia="Times New Roman" w:hAnsi="Times New Roman" w:cs="Times New Roman"/>
                <w:b/>
                <w:bCs/>
                <w:color w:val="000000"/>
                <w:sz w:val="21"/>
                <w:szCs w:val="21"/>
              </w:rPr>
              <w:t>C</w:t>
            </w:r>
          </w:p>
        </w:tc>
      </w:tr>
    </w:tbl>
    <w:p w:rsidR="00FF40DD" w:rsidRPr="00D45056" w:rsidRDefault="00FF40DD"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What is JFC</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The Java Foundation Classes (JFC) are a set of GUI components which simplify the development of desktop applications.</w:t>
      </w: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Hierarchy of Java Swing classes</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The hierarchy of java swing API is given below.</w:t>
      </w:r>
    </w:p>
    <w:p w:rsidR="00FF40DD" w:rsidRPr="00D45056" w:rsidRDefault="001625DB" w:rsidP="00764668">
      <w:pPr>
        <w:pStyle w:val="Heading1"/>
        <w:shd w:val="clear" w:color="auto" w:fill="FFFFFF"/>
        <w:spacing w:before="75" w:beforeAutospacing="0" w:line="312" w:lineRule="atLeast"/>
        <w:jc w:val="both"/>
        <w:rPr>
          <w:b w:val="0"/>
          <w:bCs w:val="0"/>
          <w:color w:val="610B38"/>
          <w:sz w:val="44"/>
          <w:szCs w:val="44"/>
        </w:rPr>
      </w:pPr>
      <w:r w:rsidRPr="00D45056">
        <w:rPr>
          <w:noProof/>
          <w:lang w:bidi="mr-IN"/>
        </w:rPr>
        <w:drawing>
          <wp:inline distT="0" distB="0" distL="0" distR="0">
            <wp:extent cx="3855720" cy="2404479"/>
            <wp:effectExtent l="0" t="0" r="0" b="0"/>
            <wp:docPr id="3" name="Picture 3"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erarchy of javax swin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5773" cy="2410748"/>
                    </a:xfrm>
                    <a:prstGeom prst="rect">
                      <a:avLst/>
                    </a:prstGeom>
                    <a:noFill/>
                    <a:ln>
                      <a:noFill/>
                    </a:ln>
                  </pic:spPr>
                </pic:pic>
              </a:graphicData>
            </a:graphic>
          </wp:inline>
        </w:drawing>
      </w: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Commonly used Methods of Component class</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The methods of Component class are widely used in java swing that are given below.</w:t>
      </w:r>
    </w:p>
    <w:tbl>
      <w:tblPr>
        <w:tblW w:w="831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792"/>
        <w:gridCol w:w="4525"/>
      </w:tblGrid>
      <w:tr w:rsidR="001625DB" w:rsidRPr="00D45056" w:rsidTr="008918DD">
        <w:trPr>
          <w:trHeight w:val="549"/>
        </w:trPr>
        <w:tc>
          <w:tcPr>
            <w:tcW w:w="0" w:type="auto"/>
            <w:shd w:val="clear" w:color="auto" w:fill="C7CCBE"/>
            <w:tcMar>
              <w:top w:w="180" w:type="dxa"/>
              <w:left w:w="180" w:type="dxa"/>
              <w:bottom w:w="180" w:type="dxa"/>
              <w:right w:w="180" w:type="dxa"/>
            </w:tcMar>
            <w:hideMark/>
          </w:tcPr>
          <w:p w:rsidR="001625DB" w:rsidRPr="00D45056" w:rsidRDefault="001625DB"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1625DB" w:rsidRPr="00D45056" w:rsidRDefault="001625DB"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1625DB" w:rsidRPr="00D45056" w:rsidTr="008918DD">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public void add(Component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add a component on another component.</w:t>
            </w:r>
          </w:p>
        </w:tc>
      </w:tr>
      <w:tr w:rsidR="001625DB" w:rsidRPr="00D45056" w:rsidTr="008918DD">
        <w:trPr>
          <w:trHeight w:val="5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setSize(int width,int height)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sets size of the component.</w:t>
            </w:r>
          </w:p>
        </w:tc>
      </w:tr>
      <w:tr w:rsidR="001625DB" w:rsidRPr="00D45056" w:rsidTr="008918DD">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setLayout(LayoutManager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sets the layout manager for the component.</w:t>
            </w:r>
          </w:p>
        </w:tc>
      </w:tr>
      <w:tr w:rsidR="001625DB" w:rsidRPr="00D45056" w:rsidTr="008918DD">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public void setVisible(boolean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625DB" w:rsidRPr="00D45056" w:rsidRDefault="001625DB"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sets the visibility of the component. It is by default false.</w:t>
            </w:r>
          </w:p>
        </w:tc>
      </w:tr>
    </w:tbl>
    <w:p w:rsidR="001625DB" w:rsidRPr="00D45056" w:rsidRDefault="001625DB"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Swing Examples</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There are two ways to create a frame:</w:t>
      </w:r>
    </w:p>
    <w:p w:rsidR="001625DB" w:rsidRPr="00D45056" w:rsidRDefault="001625DB" w:rsidP="00764668">
      <w:pPr>
        <w:numPr>
          <w:ilvl w:val="0"/>
          <w:numId w:val="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By creating the object of Frame class (association)</w:t>
      </w:r>
    </w:p>
    <w:p w:rsidR="001625DB" w:rsidRPr="00D45056" w:rsidRDefault="001625DB" w:rsidP="00764668">
      <w:pPr>
        <w:numPr>
          <w:ilvl w:val="0"/>
          <w:numId w:val="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By extending Frame class (inheritance)</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We can write the code of swing inside the main(), constructor or any other method.</w:t>
      </w:r>
    </w:p>
    <w:p w:rsidR="001625DB"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29" style="width:0;height:.75pt" o:hralign="center" o:hrstd="t" o:hrnoshade="t" o:hr="t" fillcolor="#d4d4d4" stroked="f"/>
        </w:pict>
      </w: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Simple Java Swing Example</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Let's see a simple swing example where we are creating one button and adding it on the JFrame object inside the main() method.</w:t>
      </w:r>
    </w:p>
    <w:p w:rsidR="001625DB" w:rsidRPr="00D45056" w:rsidRDefault="001625DB" w:rsidP="00764668">
      <w:pPr>
        <w:pStyle w:val="filename"/>
        <w:shd w:val="clear" w:color="auto" w:fill="FFFFFF"/>
        <w:jc w:val="both"/>
        <w:rPr>
          <w:i/>
          <w:iCs/>
          <w:color w:val="000000"/>
          <w:sz w:val="21"/>
          <w:szCs w:val="21"/>
        </w:rPr>
      </w:pPr>
      <w:r w:rsidRPr="00D45056">
        <w:rPr>
          <w:i/>
          <w:iCs/>
          <w:color w:val="000000"/>
          <w:sz w:val="21"/>
          <w:szCs w:val="21"/>
        </w:rPr>
        <w:t>File: FirstSwingExample.java</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FirstSwingExample {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JFrame 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comment"/>
          <w:rFonts w:ascii="Times New Roman" w:hAnsi="Times New Roman" w:cs="Times New Roman"/>
          <w:color w:val="008200"/>
          <w:sz w:val="21"/>
          <w:szCs w:val="21"/>
          <w:bdr w:val="none" w:sz="0" w:space="0" w:color="auto" w:frame="1"/>
        </w:rPr>
        <w:t>//creating instance of JFrame</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"click"</w:t>
      </w:r>
      <w:r w:rsidRPr="00D45056">
        <w:rPr>
          <w:rFonts w:ascii="Times New Roman" w:hAnsi="Times New Roman" w:cs="Times New Roman"/>
          <w:color w:val="000000"/>
          <w:sz w:val="21"/>
          <w:szCs w:val="21"/>
          <w:bdr w:val="none" w:sz="0" w:space="0" w:color="auto" w:frame="1"/>
        </w:rPr>
        <w:t>);</w:t>
      </w:r>
      <w:r w:rsidRPr="00D45056">
        <w:rPr>
          <w:rStyle w:val="comment"/>
          <w:rFonts w:ascii="Times New Roman" w:hAnsi="Times New Roman" w:cs="Times New Roman"/>
          <w:color w:val="008200"/>
          <w:sz w:val="21"/>
          <w:szCs w:val="21"/>
          <w:bdr w:val="none" w:sz="0" w:space="0" w:color="auto" w:frame="1"/>
        </w:rPr>
        <w:t>//creating instance of JButton</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b.setBounds(</w:t>
      </w:r>
      <w:r w:rsidRPr="00D45056">
        <w:rPr>
          <w:rStyle w:val="number"/>
          <w:color w:val="C00000"/>
          <w:sz w:val="21"/>
          <w:szCs w:val="21"/>
          <w:bdr w:val="none" w:sz="0" w:space="0" w:color="auto" w:frame="1"/>
        </w:rPr>
        <w:t>130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40</w:t>
      </w:r>
      <w:r w:rsidRPr="00D45056">
        <w:rPr>
          <w:color w:val="000000"/>
          <w:sz w:val="21"/>
          <w:szCs w:val="21"/>
          <w:bdr w:val="none" w:sz="0" w:space="0" w:color="auto" w:frame="1"/>
        </w:rPr>
        <w:t>);</w:t>
      </w:r>
      <w:r w:rsidRPr="00D45056">
        <w:rPr>
          <w:rStyle w:val="comment"/>
          <w:color w:val="008200"/>
          <w:sz w:val="21"/>
          <w:szCs w:val="21"/>
          <w:bdr w:val="none" w:sz="0" w:space="0" w:color="auto" w:frame="1"/>
        </w:rPr>
        <w:t>//x axis, y axis, width, height</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f.add(b);</w:t>
      </w:r>
      <w:r w:rsidRPr="00D45056">
        <w:rPr>
          <w:rStyle w:val="comment"/>
          <w:color w:val="008200"/>
          <w:sz w:val="21"/>
          <w:szCs w:val="21"/>
          <w:bdr w:val="none" w:sz="0" w:space="0" w:color="auto" w:frame="1"/>
        </w:rPr>
        <w:t>//adding button in JFrame</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500</w:t>
      </w:r>
      <w:r w:rsidRPr="00D45056">
        <w:rPr>
          <w:color w:val="000000"/>
          <w:sz w:val="21"/>
          <w:szCs w:val="21"/>
          <w:bdr w:val="none" w:sz="0" w:space="0" w:color="auto" w:frame="1"/>
        </w:rPr>
        <w:t>);</w:t>
      </w:r>
      <w:r w:rsidRPr="00D45056">
        <w:rPr>
          <w:rStyle w:val="comment"/>
          <w:color w:val="008200"/>
          <w:sz w:val="21"/>
          <w:szCs w:val="21"/>
          <w:bdr w:val="none" w:sz="0" w:space="0" w:color="auto" w:frame="1"/>
        </w:rPr>
        <w:t>//400 width and 500 height</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w:t>
      </w:r>
      <w:r w:rsidRPr="00D45056">
        <w:rPr>
          <w:rStyle w:val="comment"/>
          <w:rFonts w:ascii="Times New Roman" w:hAnsi="Times New Roman" w:cs="Times New Roman"/>
          <w:color w:val="008200"/>
          <w:sz w:val="21"/>
          <w:szCs w:val="21"/>
          <w:bdr w:val="none" w:sz="0" w:space="0" w:color="auto" w:frame="1"/>
        </w:rPr>
        <w:t>//using no layout managers</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w:t>
      </w:r>
      <w:r w:rsidRPr="00D45056">
        <w:rPr>
          <w:rStyle w:val="comment"/>
          <w:color w:val="008200"/>
          <w:sz w:val="21"/>
          <w:szCs w:val="21"/>
          <w:bdr w:val="none" w:sz="0" w:space="0" w:color="auto" w:frame="1"/>
        </w:rPr>
        <w:t>//making the frame visible</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744980" cy="1570732"/>
            <wp:effectExtent l="0" t="0" r="7620" b="0"/>
            <wp:docPr id="11" name="Picture 11" descr="simple example of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mple example of java swing"/>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0038" cy="1584286"/>
                    </a:xfrm>
                    <a:prstGeom prst="rect">
                      <a:avLst/>
                    </a:prstGeom>
                    <a:noFill/>
                    <a:ln>
                      <a:noFill/>
                    </a:ln>
                  </pic:spPr>
                </pic:pic>
              </a:graphicData>
            </a:graphic>
          </wp:inline>
        </w:drawing>
      </w:r>
    </w:p>
    <w:p w:rsidR="001625DB"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30" style="width:0;height:.75pt" o:hralign="center" o:hrstd="t" o:hrnoshade="t" o:hr="t" fillcolor="#d4d4d4" stroked="f"/>
        </w:pict>
      </w: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Example of Swing by Association inside constructor</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We can also write all the codes of creating JFrame, JButton and method call inside the java constructor.</w:t>
      </w:r>
    </w:p>
    <w:p w:rsidR="001625DB" w:rsidRPr="00D45056" w:rsidRDefault="001625DB" w:rsidP="00764668">
      <w:pPr>
        <w:pStyle w:val="filename"/>
        <w:shd w:val="clear" w:color="auto" w:fill="FFFFFF"/>
        <w:jc w:val="both"/>
        <w:rPr>
          <w:i/>
          <w:iCs/>
          <w:color w:val="000000"/>
          <w:sz w:val="21"/>
          <w:szCs w:val="21"/>
        </w:rPr>
      </w:pPr>
      <w:r w:rsidRPr="00D45056">
        <w:rPr>
          <w:i/>
          <w:iCs/>
          <w:color w:val="000000"/>
          <w:sz w:val="21"/>
          <w:szCs w:val="21"/>
        </w:rPr>
        <w:t>File: Simple.java</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Simple {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Simple(){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comment"/>
          <w:color w:val="008200"/>
          <w:sz w:val="21"/>
          <w:szCs w:val="21"/>
          <w:bdr w:val="none" w:sz="0" w:space="0" w:color="auto" w:frame="1"/>
        </w:rPr>
        <w:t>//creating instance of JFrame</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JButton 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"click"</w:t>
      </w:r>
      <w:r w:rsidRPr="00D45056">
        <w:rPr>
          <w:color w:val="000000"/>
          <w:sz w:val="21"/>
          <w:szCs w:val="21"/>
          <w:bdr w:val="none" w:sz="0" w:space="0" w:color="auto" w:frame="1"/>
        </w:rPr>
        <w:t>);</w:t>
      </w:r>
      <w:r w:rsidRPr="00D45056">
        <w:rPr>
          <w:rStyle w:val="comment"/>
          <w:color w:val="008200"/>
          <w:sz w:val="21"/>
          <w:szCs w:val="21"/>
          <w:bdr w:val="none" w:sz="0" w:space="0" w:color="auto" w:frame="1"/>
        </w:rPr>
        <w:t>//creating instance of JButton</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b.setBounds(</w:t>
      </w:r>
      <w:r w:rsidRPr="00D45056">
        <w:rPr>
          <w:rStyle w:val="number"/>
          <w:rFonts w:ascii="Times New Roman" w:hAnsi="Times New Roman" w:cs="Times New Roman"/>
          <w:color w:val="C00000"/>
          <w:sz w:val="21"/>
          <w:szCs w:val="21"/>
          <w:bdr w:val="none" w:sz="0" w:space="0" w:color="auto" w:frame="1"/>
        </w:rPr>
        <w:t>130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40</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f.add(b);</w:t>
      </w:r>
      <w:r w:rsidRPr="00D45056">
        <w:rPr>
          <w:rStyle w:val="comment"/>
          <w:rFonts w:ascii="Times New Roman" w:hAnsi="Times New Roman" w:cs="Times New Roman"/>
          <w:color w:val="008200"/>
          <w:sz w:val="21"/>
          <w:szCs w:val="21"/>
          <w:bdr w:val="none" w:sz="0" w:space="0" w:color="auto" w:frame="1"/>
        </w:rPr>
        <w:t>//adding button in JFrame</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500</w:t>
      </w:r>
      <w:r w:rsidRPr="00D45056">
        <w:rPr>
          <w:rFonts w:ascii="Times New Roman" w:hAnsi="Times New Roman" w:cs="Times New Roman"/>
          <w:color w:val="000000"/>
          <w:sz w:val="21"/>
          <w:szCs w:val="21"/>
          <w:bdr w:val="none" w:sz="0" w:space="0" w:color="auto" w:frame="1"/>
        </w:rPr>
        <w:t>);</w:t>
      </w:r>
      <w:r w:rsidRPr="00D45056">
        <w:rPr>
          <w:rStyle w:val="comment"/>
          <w:rFonts w:ascii="Times New Roman" w:hAnsi="Times New Roman" w:cs="Times New Roman"/>
          <w:color w:val="008200"/>
          <w:sz w:val="21"/>
          <w:szCs w:val="21"/>
          <w:bdr w:val="none" w:sz="0" w:space="0" w:color="auto" w:frame="1"/>
        </w:rPr>
        <w:t>//400 width and 500 height</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w:t>
      </w:r>
      <w:r w:rsidRPr="00D45056">
        <w:rPr>
          <w:rStyle w:val="comment"/>
          <w:color w:val="008200"/>
          <w:sz w:val="21"/>
          <w:szCs w:val="21"/>
          <w:bdr w:val="none" w:sz="0" w:space="0" w:color="auto" w:frame="1"/>
        </w:rPr>
        <w:t>//using no layout managers</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w:t>
      </w:r>
      <w:r w:rsidRPr="00D45056">
        <w:rPr>
          <w:rStyle w:val="comment"/>
          <w:rFonts w:ascii="Times New Roman" w:hAnsi="Times New Roman" w:cs="Times New Roman"/>
          <w:color w:val="008200"/>
          <w:sz w:val="21"/>
          <w:szCs w:val="21"/>
          <w:bdr w:val="none" w:sz="0" w:space="0" w:color="auto" w:frame="1"/>
        </w:rPr>
        <w:t>//making the frame visible</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Simple();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The setBounds(int xaxis, int yaxis, int width, int height)is used in the above example that sets the position of the button.</w:t>
      </w:r>
    </w:p>
    <w:p w:rsidR="001625DB"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31" style="width:0;height:.75pt" o:hralign="center" o:hrstd="t" o:hrnoshade="t" o:hr="t" fillcolor="#d4d4d4" stroked="f"/>
        </w:pict>
      </w:r>
    </w:p>
    <w:p w:rsidR="001625DB" w:rsidRPr="00D45056" w:rsidRDefault="001625DB" w:rsidP="00764668">
      <w:pPr>
        <w:pStyle w:val="Heading3"/>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Simple example of Swing by inheritance</w:t>
      </w:r>
    </w:p>
    <w:p w:rsidR="001625DB" w:rsidRPr="00D45056" w:rsidRDefault="001625DB" w:rsidP="00764668">
      <w:pPr>
        <w:pStyle w:val="NormalWeb"/>
        <w:shd w:val="clear" w:color="auto" w:fill="FFFFFF"/>
        <w:jc w:val="both"/>
        <w:rPr>
          <w:color w:val="000000"/>
          <w:sz w:val="21"/>
          <w:szCs w:val="21"/>
        </w:rPr>
      </w:pPr>
      <w:r w:rsidRPr="00D45056">
        <w:rPr>
          <w:color w:val="000000"/>
          <w:sz w:val="21"/>
          <w:szCs w:val="21"/>
        </w:rPr>
        <w:t>We can also inherit the JFrame class, so there is no need to create the instance of JFrame class explicitly.</w:t>
      </w:r>
    </w:p>
    <w:p w:rsidR="001625DB" w:rsidRPr="00D45056" w:rsidRDefault="001625DB" w:rsidP="00764668">
      <w:pPr>
        <w:pStyle w:val="filename"/>
        <w:shd w:val="clear" w:color="auto" w:fill="FFFFFF"/>
        <w:jc w:val="both"/>
        <w:rPr>
          <w:i/>
          <w:iCs/>
          <w:color w:val="000000"/>
          <w:sz w:val="21"/>
          <w:szCs w:val="21"/>
        </w:rPr>
      </w:pPr>
      <w:r w:rsidRPr="00D45056">
        <w:rPr>
          <w:i/>
          <w:iCs/>
          <w:color w:val="000000"/>
          <w:sz w:val="21"/>
          <w:szCs w:val="21"/>
        </w:rPr>
        <w:t>File: Simple2.java</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Simple2 </w:t>
      </w:r>
      <w:r w:rsidRPr="00D45056">
        <w:rPr>
          <w:rStyle w:val="keyword"/>
          <w:rFonts w:ascii="Times New Roman" w:hAnsi="Times New Roman" w:cs="Times New Roman"/>
          <w:b/>
          <w:bCs/>
          <w:color w:val="006699"/>
          <w:sz w:val="21"/>
          <w:szCs w:val="21"/>
          <w:bdr w:val="none" w:sz="0" w:space="0" w:color="auto" w:frame="1"/>
        </w:rPr>
        <w:t>extends</w:t>
      </w:r>
      <w:r w:rsidRPr="00D45056">
        <w:rPr>
          <w:rFonts w:ascii="Times New Roman" w:hAnsi="Times New Roman" w:cs="Times New Roman"/>
          <w:color w:val="000000"/>
          <w:sz w:val="21"/>
          <w:szCs w:val="21"/>
          <w:bdr w:val="none" w:sz="0" w:space="0" w:color="auto" w:frame="1"/>
        </w:rPr>
        <w:t> JFrame{</w:t>
      </w:r>
      <w:r w:rsidRPr="00D45056">
        <w:rPr>
          <w:rStyle w:val="comment"/>
          <w:rFonts w:ascii="Times New Roman" w:hAnsi="Times New Roman" w:cs="Times New Roman"/>
          <w:color w:val="008200"/>
          <w:sz w:val="21"/>
          <w:szCs w:val="21"/>
          <w:bdr w:val="none" w:sz="0" w:space="0" w:color="auto" w:frame="1"/>
        </w:rPr>
        <w:t>//inheriting JFrame</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Simple2(){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JButton 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"click"</w:t>
      </w:r>
      <w:r w:rsidRPr="00D45056">
        <w:rPr>
          <w:color w:val="000000"/>
          <w:sz w:val="21"/>
          <w:szCs w:val="21"/>
          <w:bdr w:val="none" w:sz="0" w:space="0" w:color="auto" w:frame="1"/>
        </w:rPr>
        <w:t>);</w:t>
      </w:r>
      <w:r w:rsidRPr="00D45056">
        <w:rPr>
          <w:rStyle w:val="comment"/>
          <w:color w:val="008200"/>
          <w:sz w:val="21"/>
          <w:szCs w:val="21"/>
          <w:bdr w:val="none" w:sz="0" w:space="0" w:color="auto" w:frame="1"/>
        </w:rPr>
        <w:t>//create button</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b.setBounds(</w:t>
      </w:r>
      <w:r w:rsidRPr="00D45056">
        <w:rPr>
          <w:rStyle w:val="number"/>
          <w:rFonts w:ascii="Times New Roman" w:hAnsi="Times New Roman" w:cs="Times New Roman"/>
          <w:color w:val="C00000"/>
          <w:sz w:val="21"/>
          <w:szCs w:val="21"/>
          <w:bdr w:val="none" w:sz="0" w:space="0" w:color="auto" w:frame="1"/>
        </w:rPr>
        <w:t>130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40</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add(b);</w:t>
      </w:r>
      <w:r w:rsidRPr="00D45056">
        <w:rPr>
          <w:rStyle w:val="comment"/>
          <w:rFonts w:ascii="Times New Roman" w:hAnsi="Times New Roman" w:cs="Times New Roman"/>
          <w:color w:val="008200"/>
          <w:sz w:val="21"/>
          <w:szCs w:val="21"/>
          <w:bdr w:val="none" w:sz="0" w:space="0" w:color="auto" w:frame="1"/>
        </w:rPr>
        <w:t>//adding button on frame</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500</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625DB" w:rsidRPr="00D45056" w:rsidRDefault="001625DB"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1625DB" w:rsidRPr="00D45056" w:rsidRDefault="001625DB"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Simple2();  </w:t>
      </w:r>
    </w:p>
    <w:p w:rsidR="001625DB" w:rsidRPr="00D45056" w:rsidRDefault="001625DB" w:rsidP="00764668">
      <w:pPr>
        <w:pStyle w:val="alt"/>
        <w:spacing w:before="0" w:beforeAutospacing="0" w:after="0" w:afterAutospacing="0" w:line="375" w:lineRule="atLeast"/>
        <w:ind w:left="-360"/>
        <w:jc w:val="both"/>
        <w:rPr>
          <w:color w:val="000000"/>
          <w:sz w:val="21"/>
          <w:szCs w:val="21"/>
          <w:bdr w:val="none" w:sz="0" w:space="0" w:color="auto" w:frame="1"/>
        </w:rPr>
      </w:pPr>
      <w:r w:rsidRPr="00D45056">
        <w:rPr>
          <w:color w:val="000000"/>
          <w:sz w:val="21"/>
          <w:szCs w:val="21"/>
          <w:bdr w:val="none" w:sz="0" w:space="0" w:color="auto" w:frame="1"/>
        </w:rPr>
        <w:t>}}  </w:t>
      </w:r>
    </w:p>
    <w:p w:rsidR="008918DD" w:rsidRPr="00D45056" w:rsidRDefault="008918DD" w:rsidP="00764668">
      <w:pPr>
        <w:pStyle w:val="alt"/>
        <w:spacing w:before="0" w:beforeAutospacing="0" w:after="0" w:afterAutospacing="0" w:line="375" w:lineRule="atLeast"/>
        <w:ind w:left="-360"/>
        <w:jc w:val="both"/>
        <w:rPr>
          <w:color w:val="000000"/>
          <w:sz w:val="21"/>
          <w:szCs w:val="21"/>
        </w:rPr>
      </w:pPr>
    </w:p>
    <w:p w:rsidR="008918DD" w:rsidRPr="00D45056" w:rsidRDefault="008918DD" w:rsidP="00764668">
      <w:pPr>
        <w:pStyle w:val="alt"/>
        <w:spacing w:before="0" w:beforeAutospacing="0" w:after="0" w:afterAutospacing="0" w:line="375" w:lineRule="atLeast"/>
        <w:ind w:left="-360"/>
        <w:jc w:val="both"/>
        <w:rPr>
          <w:color w:val="000000"/>
          <w:sz w:val="21"/>
          <w:szCs w:val="21"/>
        </w:rPr>
      </w:pPr>
    </w:p>
    <w:p w:rsidR="001625DB" w:rsidRPr="00D45056" w:rsidRDefault="001625DB" w:rsidP="00764668">
      <w:pPr>
        <w:jc w:val="both"/>
        <w:rPr>
          <w:rFonts w:ascii="Times New Roman" w:hAnsi="Times New Roman" w:cs="Times New Roman"/>
          <w:i/>
          <w:iCs/>
          <w:color w:val="610B38"/>
          <w:sz w:val="30"/>
          <w:szCs w:val="30"/>
        </w:rPr>
      </w:pPr>
      <w:r w:rsidRPr="00D45056">
        <w:rPr>
          <w:rFonts w:ascii="Times New Roman" w:hAnsi="Times New Roman" w:cs="Times New Roman"/>
          <w:i/>
          <w:iCs/>
          <w:color w:val="610B38"/>
          <w:sz w:val="30"/>
          <w:szCs w:val="30"/>
        </w:rPr>
        <w:t xml:space="preserve">What we will learn in Swing </w:t>
      </w:r>
    </w:p>
    <w:p w:rsidR="001625DB" w:rsidRPr="00D45056" w:rsidRDefault="001625DB" w:rsidP="00764668">
      <w:pPr>
        <w:pStyle w:val="ListParagraph"/>
        <w:numPr>
          <w:ilvl w:val="0"/>
          <w:numId w:val="8"/>
        </w:numPr>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JButton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JRadioButton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JTextArea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JComboBox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JTable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JColorChooser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JProgressBar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JSlider class</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Digital Watch</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Graphics in swing</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Displaying image</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Edit menu code for Notepad</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OpenDialog Box</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Notepad</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Puzzle Game</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Pic Puzzle Game</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Tic Tac Toe Game</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BorderLayout</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GridLayout</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FlowLayout</w:t>
      </w:r>
    </w:p>
    <w:p w:rsidR="001625DB" w:rsidRPr="00D45056" w:rsidRDefault="001625DB" w:rsidP="00764668">
      <w:pPr>
        <w:numPr>
          <w:ilvl w:val="0"/>
          <w:numId w:val="8"/>
        </w:numPr>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CardLayout</w:t>
      </w:r>
    </w:p>
    <w:p w:rsidR="00B31E15" w:rsidRPr="00D45056" w:rsidRDefault="00B31E15"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JButton</w:t>
      </w:r>
    </w:p>
    <w:p w:rsidR="00B31E15" w:rsidRPr="00D45056" w:rsidRDefault="00B31E15" w:rsidP="00764668">
      <w:pPr>
        <w:pStyle w:val="NormalWeb"/>
        <w:shd w:val="clear" w:color="auto" w:fill="FFFFFF"/>
        <w:jc w:val="both"/>
        <w:rPr>
          <w:color w:val="000000"/>
          <w:sz w:val="21"/>
          <w:szCs w:val="21"/>
        </w:rPr>
      </w:pPr>
      <w:r w:rsidRPr="00D45056">
        <w:rPr>
          <w:color w:val="000000"/>
          <w:sz w:val="21"/>
          <w:szCs w:val="21"/>
        </w:rPr>
        <w:t>The JButton class is used to create a labeled button that has platform independent implementation. The application result in some action when the button is pushed. It inherits AbstractButton class.</w:t>
      </w:r>
    </w:p>
    <w:p w:rsidR="00B31E15" w:rsidRPr="00D45056" w:rsidRDefault="00B31E15"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JButton class declaration</w:t>
      </w:r>
    </w:p>
    <w:p w:rsidR="00B31E15" w:rsidRPr="00D45056" w:rsidRDefault="00B31E15" w:rsidP="00764668">
      <w:pPr>
        <w:pStyle w:val="NormalWeb"/>
        <w:shd w:val="clear" w:color="auto" w:fill="FFFFFF"/>
        <w:jc w:val="both"/>
        <w:rPr>
          <w:color w:val="000000"/>
          <w:sz w:val="21"/>
          <w:szCs w:val="21"/>
        </w:rPr>
      </w:pPr>
      <w:r w:rsidRPr="00D45056">
        <w:rPr>
          <w:color w:val="000000"/>
          <w:sz w:val="21"/>
          <w:szCs w:val="21"/>
        </w:rPr>
        <w:t>Let's see the declaration for javax.swing.JButton class.</w:t>
      </w:r>
    </w:p>
    <w:p w:rsidR="00B31E15" w:rsidRPr="00D45056" w:rsidRDefault="00B31E15" w:rsidP="00764668">
      <w:pPr>
        <w:pStyle w:val="alt"/>
        <w:spacing w:before="0" w:beforeAutospacing="0" w:after="0" w:afterAutospacing="0" w:line="375" w:lineRule="atLeast"/>
        <w:ind w:left="-360"/>
        <w:jc w:val="both"/>
        <w:rPr>
          <w:color w:val="000000"/>
          <w:sz w:val="21"/>
          <w:szCs w:val="21"/>
          <w:bdr w:val="none" w:sz="0" w:space="0" w:color="auto" w:frame="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JButton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AbstractButton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Accessible  </w:t>
      </w:r>
    </w:p>
    <w:p w:rsidR="00B31E15" w:rsidRPr="00D45056" w:rsidRDefault="00B31E15" w:rsidP="00764668">
      <w:pPr>
        <w:pStyle w:val="alt"/>
        <w:spacing w:before="0" w:beforeAutospacing="0" w:after="0" w:afterAutospacing="0" w:line="375" w:lineRule="atLeast"/>
        <w:ind w:left="-360"/>
        <w:jc w:val="both"/>
        <w:rPr>
          <w:color w:val="000000"/>
          <w:sz w:val="21"/>
          <w:szCs w:val="21"/>
        </w:rPr>
      </w:pPr>
    </w:p>
    <w:p w:rsidR="00B31E15" w:rsidRPr="00D45056" w:rsidRDefault="00B31E15" w:rsidP="00764668">
      <w:pPr>
        <w:pStyle w:val="alt"/>
        <w:spacing w:before="0" w:beforeAutospacing="0" w:after="0" w:afterAutospacing="0" w:line="375" w:lineRule="atLeast"/>
        <w:ind w:left="-360"/>
        <w:jc w:val="both"/>
        <w:rPr>
          <w:color w:val="000000"/>
          <w:sz w:val="21"/>
          <w:szCs w:val="21"/>
        </w:rPr>
      </w:pPr>
    </w:p>
    <w:p w:rsidR="00B31E15" w:rsidRPr="00D45056" w:rsidRDefault="00B31E15"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lastRenderedPageBreak/>
        <w:t>Commonly used Constructors:</w:t>
      </w:r>
    </w:p>
    <w:tbl>
      <w:tblPr>
        <w:tblW w:w="81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436"/>
        <w:gridCol w:w="5677"/>
      </w:tblGrid>
      <w:tr w:rsidR="00B31E15" w:rsidRPr="00D45056" w:rsidTr="00B31E15">
        <w:trPr>
          <w:trHeight w:val="530"/>
        </w:trPr>
        <w:tc>
          <w:tcPr>
            <w:tcW w:w="0" w:type="auto"/>
            <w:shd w:val="clear" w:color="auto" w:fill="C7CCBE"/>
            <w:tcMar>
              <w:top w:w="180" w:type="dxa"/>
              <w:left w:w="180" w:type="dxa"/>
              <w:bottom w:w="180" w:type="dxa"/>
              <w:right w:w="180" w:type="dxa"/>
            </w:tcMar>
            <w:hideMark/>
          </w:tcPr>
          <w:p w:rsidR="00B31E15" w:rsidRPr="00D45056" w:rsidRDefault="00B31E1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B31E15" w:rsidRPr="00D45056" w:rsidRDefault="00B31E1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B31E15" w:rsidRPr="00D45056" w:rsidTr="00B31E15">
        <w:trPr>
          <w:trHeight w:val="5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JButton()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button with no text and icon.</w:t>
            </w:r>
          </w:p>
        </w:tc>
      </w:tr>
      <w:tr w:rsidR="00B31E15" w:rsidRPr="00D45056" w:rsidTr="00B31E15">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JButton(String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button with the specified text.</w:t>
            </w:r>
          </w:p>
        </w:tc>
      </w:tr>
      <w:tr w:rsidR="00B31E15" w:rsidRPr="00D45056" w:rsidTr="00B31E15">
        <w:trPr>
          <w:trHeight w:val="5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JButton(Icon 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button with the specified icon object.</w:t>
            </w:r>
          </w:p>
        </w:tc>
      </w:tr>
    </w:tbl>
    <w:p w:rsidR="00B31E15"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32" style="width:0;height:.75pt" o:hralign="center" o:hrstd="t" o:hrnoshade="t" o:hr="t" fillcolor="#d4d4d4" stroked="f"/>
        </w:pict>
      </w:r>
    </w:p>
    <w:p w:rsidR="00B31E15" w:rsidRPr="00D45056" w:rsidRDefault="00B31E15"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 of AbstractButton class:</w:t>
      </w:r>
    </w:p>
    <w:tbl>
      <w:tblPr>
        <w:tblW w:w="84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037"/>
        <w:gridCol w:w="4437"/>
      </w:tblGrid>
      <w:tr w:rsidR="00B31E15" w:rsidRPr="00D45056" w:rsidTr="00B31E15">
        <w:trPr>
          <w:trHeight w:val="526"/>
        </w:trPr>
        <w:tc>
          <w:tcPr>
            <w:tcW w:w="0" w:type="auto"/>
            <w:shd w:val="clear" w:color="auto" w:fill="C7CCBE"/>
            <w:tcMar>
              <w:top w:w="180" w:type="dxa"/>
              <w:left w:w="180" w:type="dxa"/>
              <w:bottom w:w="180" w:type="dxa"/>
              <w:right w:w="180" w:type="dxa"/>
            </w:tcMar>
            <w:hideMark/>
          </w:tcPr>
          <w:p w:rsidR="00B31E15" w:rsidRPr="00D45056" w:rsidRDefault="00B31E1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B31E15" w:rsidRPr="00D45056" w:rsidRDefault="00B31E1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B31E15" w:rsidRPr="00D45056" w:rsidTr="00B31E1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setText(String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specified text on button</w:t>
            </w:r>
          </w:p>
        </w:tc>
      </w:tr>
      <w:tr w:rsidR="00B31E15" w:rsidRPr="00D45056" w:rsidTr="00B31E15">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String getText()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return the text of the button.</w:t>
            </w:r>
          </w:p>
        </w:tc>
      </w:tr>
      <w:tr w:rsidR="00B31E15" w:rsidRPr="00D45056" w:rsidTr="00B31E1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setEnabled(boolean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enable or disable the button.</w:t>
            </w:r>
          </w:p>
        </w:tc>
      </w:tr>
      <w:tr w:rsidR="00B31E15" w:rsidRPr="00D45056" w:rsidTr="00B31E1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setIcon(Icon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the specified Icon on the button.</w:t>
            </w:r>
          </w:p>
        </w:tc>
      </w:tr>
      <w:tr w:rsidR="00B31E15" w:rsidRPr="00D45056" w:rsidTr="00B31E1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Icon getIcon()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get the Icon of the button.</w:t>
            </w:r>
          </w:p>
        </w:tc>
      </w:tr>
      <w:tr w:rsidR="00B31E15" w:rsidRPr="00D45056" w:rsidTr="00B31E1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setMnemonic(int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the mnemonic on the button.</w:t>
            </w:r>
          </w:p>
        </w:tc>
      </w:tr>
      <w:tr w:rsidR="00B31E15" w:rsidRPr="00D45056" w:rsidTr="00B31E15">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addActionListener(ActionListener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31E15" w:rsidRPr="00D45056" w:rsidRDefault="00B31E1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the </w:t>
            </w:r>
            <w:hyperlink r:id="rId55" w:history="1">
              <w:r w:rsidRPr="00D45056">
                <w:rPr>
                  <w:rStyle w:val="Hyperlink"/>
                  <w:rFonts w:ascii="Times New Roman" w:hAnsi="Times New Roman" w:cs="Times New Roman"/>
                  <w:color w:val="008000"/>
                  <w:sz w:val="21"/>
                  <w:szCs w:val="21"/>
                </w:rPr>
                <w:t>action listener</w:t>
              </w:r>
            </w:hyperlink>
            <w:r w:rsidRPr="00D45056">
              <w:rPr>
                <w:rFonts w:ascii="Times New Roman" w:hAnsi="Times New Roman" w:cs="Times New Roman"/>
                <w:color w:val="000000"/>
                <w:sz w:val="21"/>
                <w:szCs w:val="21"/>
              </w:rPr>
              <w:t> to this object.</w:t>
            </w:r>
          </w:p>
        </w:tc>
      </w:tr>
    </w:tbl>
    <w:p w:rsidR="00B31E15" w:rsidRPr="00D45056" w:rsidRDefault="00B31E15" w:rsidP="00764668">
      <w:pPr>
        <w:pStyle w:val="Heading2"/>
        <w:shd w:val="clear" w:color="auto" w:fill="FFFFFF"/>
        <w:spacing w:line="312" w:lineRule="atLeast"/>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cyan"/>
        </w:rPr>
        <w:lastRenderedPageBreak/>
        <w:t>Java JButton Example</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import</w:t>
      </w:r>
      <w:r w:rsidRPr="00D45056">
        <w:rPr>
          <w:rFonts w:ascii="Times New Roman" w:eastAsia="Times New Roman" w:hAnsi="Times New Roman" w:cs="Times New Roman"/>
          <w:color w:val="000000"/>
          <w:sz w:val="21"/>
          <w:szCs w:val="21"/>
          <w:bdr w:val="none" w:sz="0" w:space="0" w:color="auto" w:frame="1"/>
        </w:rPr>
        <w:t> javax.swing.*;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class</w:t>
      </w:r>
      <w:r w:rsidRPr="00D45056">
        <w:rPr>
          <w:rFonts w:ascii="Times New Roman" w:eastAsia="Times New Roman" w:hAnsi="Times New Roman" w:cs="Times New Roman"/>
          <w:color w:val="000000"/>
          <w:sz w:val="21"/>
          <w:szCs w:val="21"/>
          <w:bdr w:val="none" w:sz="0" w:space="0" w:color="auto" w:frame="1"/>
        </w:rPr>
        <w:t> ButtonExample {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b/>
          <w:bCs/>
          <w:color w:val="006699"/>
          <w:sz w:val="21"/>
          <w:szCs w:val="21"/>
          <w:bdr w:val="none" w:sz="0" w:space="0" w:color="auto" w:frame="1"/>
        </w:rPr>
        <w:t>public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static</w:t>
      </w: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b/>
          <w:bCs/>
          <w:color w:val="006699"/>
          <w:sz w:val="21"/>
          <w:szCs w:val="21"/>
          <w:bdr w:val="none" w:sz="0" w:space="0" w:color="auto" w:frame="1"/>
        </w:rPr>
        <w:t>void</w:t>
      </w:r>
      <w:r w:rsidRPr="00D45056">
        <w:rPr>
          <w:rFonts w:ascii="Times New Roman" w:eastAsia="Times New Roman" w:hAnsi="Times New Roman" w:cs="Times New Roman"/>
          <w:color w:val="000000"/>
          <w:sz w:val="21"/>
          <w:szCs w:val="21"/>
          <w:bdr w:val="none" w:sz="0" w:space="0" w:color="auto" w:frame="1"/>
        </w:rPr>
        <w:t> main(String[] args) {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JFrame f=</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JFrame(</w:t>
      </w:r>
      <w:r w:rsidRPr="00D45056">
        <w:rPr>
          <w:rFonts w:ascii="Times New Roman" w:eastAsia="Times New Roman" w:hAnsi="Times New Roman" w:cs="Times New Roman"/>
          <w:color w:val="0000FF"/>
          <w:sz w:val="21"/>
          <w:szCs w:val="21"/>
          <w:bdr w:val="none" w:sz="0" w:space="0" w:color="auto" w:frame="1"/>
        </w:rPr>
        <w:t>"Button Example"</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JButton b=</w:t>
      </w:r>
      <w:r w:rsidRPr="00D45056">
        <w:rPr>
          <w:rFonts w:ascii="Times New Roman" w:eastAsia="Times New Roman" w:hAnsi="Times New Roman" w:cs="Times New Roman"/>
          <w:b/>
          <w:bCs/>
          <w:color w:val="006699"/>
          <w:sz w:val="21"/>
          <w:szCs w:val="21"/>
          <w:bdr w:val="none" w:sz="0" w:space="0" w:color="auto" w:frame="1"/>
        </w:rPr>
        <w:t>new</w:t>
      </w:r>
      <w:r w:rsidRPr="00D45056">
        <w:rPr>
          <w:rFonts w:ascii="Times New Roman" w:eastAsia="Times New Roman" w:hAnsi="Times New Roman" w:cs="Times New Roman"/>
          <w:color w:val="000000"/>
          <w:sz w:val="21"/>
          <w:szCs w:val="21"/>
          <w:bdr w:val="none" w:sz="0" w:space="0" w:color="auto" w:frame="1"/>
        </w:rPr>
        <w:t> JButton(</w:t>
      </w:r>
      <w:r w:rsidRPr="00D45056">
        <w:rPr>
          <w:rFonts w:ascii="Times New Roman" w:eastAsia="Times New Roman" w:hAnsi="Times New Roman" w:cs="Times New Roman"/>
          <w:color w:val="0000FF"/>
          <w:sz w:val="21"/>
          <w:szCs w:val="21"/>
          <w:bdr w:val="none" w:sz="0" w:space="0" w:color="auto" w:frame="1"/>
        </w:rPr>
        <w:t>"Click Here"</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b.setBounds(</w:t>
      </w:r>
      <w:r w:rsidRPr="00D45056">
        <w:rPr>
          <w:rFonts w:ascii="Times New Roman" w:eastAsia="Times New Roman" w:hAnsi="Times New Roman" w:cs="Times New Roman"/>
          <w:color w:val="C00000"/>
          <w:sz w:val="21"/>
          <w:szCs w:val="21"/>
          <w:bdr w:val="none" w:sz="0" w:space="0" w:color="auto" w:frame="1"/>
        </w:rPr>
        <w:t>50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100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95</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30</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f.add(b);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f.setSize(</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w:t>
      </w:r>
      <w:r w:rsidRPr="00D45056">
        <w:rPr>
          <w:rFonts w:ascii="Times New Roman" w:eastAsia="Times New Roman" w:hAnsi="Times New Roman" w:cs="Times New Roman"/>
          <w:color w:val="C00000"/>
          <w:sz w:val="21"/>
          <w:szCs w:val="21"/>
          <w:bdr w:val="none" w:sz="0" w:space="0" w:color="auto" w:frame="1"/>
        </w:rPr>
        <w:t>400</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f.setLayout(</w:t>
      </w:r>
      <w:r w:rsidRPr="00D45056">
        <w:rPr>
          <w:rFonts w:ascii="Times New Roman" w:eastAsia="Times New Roman" w:hAnsi="Times New Roman" w:cs="Times New Roman"/>
          <w:b/>
          <w:bCs/>
          <w:color w:val="006699"/>
          <w:sz w:val="21"/>
          <w:szCs w:val="21"/>
          <w:bdr w:val="none" w:sz="0" w:space="0" w:color="auto" w:frame="1"/>
        </w:rPr>
        <w:t>null</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f.setVisible(</w:t>
      </w:r>
      <w:r w:rsidRPr="00D45056">
        <w:rPr>
          <w:rFonts w:ascii="Times New Roman" w:eastAsia="Times New Roman" w:hAnsi="Times New Roman" w:cs="Times New Roman"/>
          <w:b/>
          <w:bCs/>
          <w:color w:val="006699"/>
          <w:sz w:val="21"/>
          <w:szCs w:val="21"/>
          <w:bdr w:val="none" w:sz="0" w:space="0" w:color="auto" w:frame="1"/>
        </w:rPr>
        <w:t>true</w:t>
      </w: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p>
    <w:p w:rsidR="00B31E15" w:rsidRPr="00D45056" w:rsidRDefault="00B31E15" w:rsidP="00764668">
      <w:pPr>
        <w:spacing w:after="120" w:line="375" w:lineRule="atLeast"/>
        <w:ind w:left="-360"/>
        <w:jc w:val="both"/>
        <w:rPr>
          <w:rFonts w:ascii="Times New Roman" w:eastAsia="Times New Roman" w:hAnsi="Times New Roman" w:cs="Times New Roman"/>
          <w:color w:val="000000"/>
          <w:sz w:val="21"/>
          <w:szCs w:val="21"/>
        </w:rPr>
      </w:pPr>
      <w:r w:rsidRPr="00D45056">
        <w:rPr>
          <w:rFonts w:ascii="Times New Roman" w:eastAsia="Times New Roman" w:hAnsi="Times New Roman" w:cs="Times New Roman"/>
          <w:color w:val="000000"/>
          <w:sz w:val="21"/>
          <w:szCs w:val="21"/>
          <w:bdr w:val="none" w:sz="0" w:space="0" w:color="auto" w:frame="1"/>
        </w:rPr>
        <w:t>}  </w:t>
      </w:r>
      <w:r w:rsidRPr="00D45056">
        <w:rPr>
          <w:rFonts w:ascii="Times New Roman" w:eastAsia="Times New Roman" w:hAnsi="Times New Roman" w:cs="Times New Roman"/>
          <w:color w:val="000000"/>
          <w:sz w:val="21"/>
          <w:szCs w:val="21"/>
        </w:rPr>
        <w:t>Output:</w:t>
      </w:r>
    </w:p>
    <w:p w:rsidR="009132CE" w:rsidRPr="00D45056" w:rsidRDefault="009132CE" w:rsidP="00764668">
      <w:pPr>
        <w:jc w:val="both"/>
        <w:rPr>
          <w:rFonts w:ascii="Times New Roman" w:hAnsi="Times New Roman" w:cs="Times New Roman"/>
        </w:rPr>
      </w:pPr>
      <w:r w:rsidRPr="00D45056">
        <w:rPr>
          <w:rFonts w:ascii="Times New Roman" w:hAnsi="Times New Roman" w:cs="Times New Roman"/>
          <w:noProof/>
          <w:lang w:bidi="mr-IN"/>
        </w:rPr>
        <w:drawing>
          <wp:inline distT="0" distB="0" distL="0" distR="0">
            <wp:extent cx="1188720" cy="1050139"/>
            <wp:effectExtent l="0" t="0" r="0" b="0"/>
            <wp:docPr id="18" name="Picture 18" descr="JAVA Jbutt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Jbutton 1"/>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3922" cy="1054734"/>
                    </a:xfrm>
                    <a:prstGeom prst="rect">
                      <a:avLst/>
                    </a:prstGeom>
                    <a:noFill/>
                    <a:ln>
                      <a:noFill/>
                    </a:ln>
                  </pic:spPr>
                </pic:pic>
              </a:graphicData>
            </a:graphic>
          </wp:inline>
        </w:drawing>
      </w:r>
    </w:p>
    <w:p w:rsidR="009132CE"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33" style="width:0;height:.75pt" o:hralign="center" o:hrstd="t" o:hrnoshade="t" o:hr="t" fillcolor="#d4d4d4" stroked="f"/>
        </w:pict>
      </w:r>
    </w:p>
    <w:p w:rsidR="009132CE" w:rsidRPr="00D45056" w:rsidRDefault="009132CE"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JButton Example with ActionListener</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java.awt.event.*;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ButtonExample {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rFonts w:eastAsiaTheme="majorEastAsia"/>
          <w:color w:val="0000FF"/>
          <w:sz w:val="21"/>
          <w:szCs w:val="21"/>
          <w:bdr w:val="none" w:sz="0" w:space="0" w:color="auto" w:frame="1"/>
        </w:rPr>
        <w:t>"Button Example"</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JTextField tf=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tf.setBounds(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"Click Here"</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95</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ActionListener(){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tf.setText(</w:t>
      </w:r>
      <w:r w:rsidRPr="00D45056">
        <w:rPr>
          <w:rStyle w:val="string"/>
          <w:rFonts w:ascii="Times New Roman" w:hAnsi="Times New Roman" w:cs="Times New Roman"/>
          <w:color w:val="0000FF"/>
          <w:sz w:val="21"/>
          <w:szCs w:val="21"/>
          <w:bdr w:val="none" w:sz="0" w:space="0" w:color="auto" w:frame="1"/>
        </w:rPr>
        <w:t>"Welcome to Javatpoint."</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f.add(b);f.add(tf);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NormalWeb"/>
        <w:shd w:val="clear" w:color="auto" w:fill="FFFFFF"/>
        <w:jc w:val="both"/>
        <w:rPr>
          <w:color w:val="000000"/>
          <w:sz w:val="21"/>
          <w:szCs w:val="21"/>
        </w:rPr>
      </w:pPr>
      <w:r w:rsidRPr="00D45056">
        <w:rPr>
          <w:color w:val="000000"/>
          <w:sz w:val="21"/>
          <w:szCs w:val="21"/>
        </w:rPr>
        <w:t>Output:</w:t>
      </w:r>
    </w:p>
    <w:p w:rsidR="009132CE" w:rsidRPr="00D45056" w:rsidRDefault="009132CE"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553838" cy="1272540"/>
            <wp:effectExtent l="0" t="0" r="8890" b="3810"/>
            <wp:docPr id="16" name="Picture 16" descr="JAVA Jbutt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AVA Jbutton 2"/>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6151" cy="1274434"/>
                    </a:xfrm>
                    <a:prstGeom prst="rect">
                      <a:avLst/>
                    </a:prstGeom>
                    <a:noFill/>
                    <a:ln>
                      <a:noFill/>
                    </a:ln>
                  </pic:spPr>
                </pic:pic>
              </a:graphicData>
            </a:graphic>
          </wp:inline>
        </w:drawing>
      </w:r>
    </w:p>
    <w:p w:rsidR="009132CE"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34" style="width:0;height:.75pt" o:hralign="center" o:hrstd="t" o:hrnoshade="t" o:hr="t" fillcolor="#d4d4d4" stroked="f"/>
        </w:pict>
      </w:r>
    </w:p>
    <w:p w:rsidR="009132CE" w:rsidRPr="00D45056" w:rsidRDefault="009132CE"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Example of displaying image on the button:</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ButtonExample{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ButtonExample(){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JFrame 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"Button Example"</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JButton b=</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ImageIcon(</w:t>
      </w:r>
      <w:r w:rsidRPr="00D45056">
        <w:rPr>
          <w:rStyle w:val="string"/>
          <w:rFonts w:eastAsiaTheme="majorEastAsia"/>
          <w:color w:val="0000FF"/>
          <w:sz w:val="21"/>
          <w:szCs w:val="21"/>
          <w:bdr w:val="none" w:sz="0" w:space="0" w:color="auto" w:frame="1"/>
        </w:rPr>
        <w:t>"D:\\icon.png"</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40</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f.add(b);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f.setDefaultCloseOperation(JFrame.EXIT_ON_CLOSE);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ButtonExample();    </w:t>
      </w:r>
    </w:p>
    <w:p w:rsidR="009132CE" w:rsidRPr="00D45056" w:rsidRDefault="009132CE"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9132CE" w:rsidRPr="00D45056" w:rsidRDefault="009132CE"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9132CE" w:rsidRPr="00D45056" w:rsidRDefault="009132CE" w:rsidP="00764668">
      <w:pPr>
        <w:pStyle w:val="NormalWeb"/>
        <w:shd w:val="clear" w:color="auto" w:fill="FFFFFF"/>
        <w:jc w:val="both"/>
        <w:rPr>
          <w:color w:val="000000"/>
          <w:sz w:val="21"/>
          <w:szCs w:val="21"/>
        </w:rPr>
      </w:pPr>
      <w:r w:rsidRPr="00D45056">
        <w:rPr>
          <w:color w:val="000000"/>
          <w:sz w:val="21"/>
          <w:szCs w:val="21"/>
        </w:rPr>
        <w:lastRenderedPageBreak/>
        <w:t>Output:</w:t>
      </w:r>
    </w:p>
    <w:p w:rsidR="009132CE" w:rsidRPr="00D45056" w:rsidRDefault="009132CE" w:rsidP="00764668">
      <w:pPr>
        <w:shd w:val="clear" w:color="auto" w:fill="FFFFFF"/>
        <w:spacing w:before="100" w:beforeAutospacing="1" w:after="100" w:afterAutospacing="1" w:line="240" w:lineRule="auto"/>
        <w:jc w:val="both"/>
        <w:rPr>
          <w:rFonts w:ascii="Times New Roman" w:eastAsia="Times New Roman" w:hAnsi="Times New Roman" w:cs="Times New Roman"/>
          <w:color w:val="000000"/>
          <w:sz w:val="21"/>
          <w:szCs w:val="21"/>
        </w:rPr>
      </w:pPr>
      <w:r w:rsidRPr="00D45056">
        <w:rPr>
          <w:rFonts w:ascii="Times New Roman" w:hAnsi="Times New Roman" w:cs="Times New Roman"/>
          <w:noProof/>
          <w:lang w:bidi="mr-IN"/>
        </w:rPr>
        <w:drawing>
          <wp:inline distT="0" distB="0" distL="0" distR="0">
            <wp:extent cx="1798320" cy="1503730"/>
            <wp:effectExtent l="0" t="0" r="0" b="1270"/>
            <wp:docPr id="13" name="Picture 13" descr="JAVA Jbutt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AVA Jbutton 3"/>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2761" cy="1507443"/>
                    </a:xfrm>
                    <a:prstGeom prst="rect">
                      <a:avLst/>
                    </a:prstGeom>
                    <a:noFill/>
                    <a:ln>
                      <a:noFill/>
                    </a:ln>
                  </pic:spPr>
                </pic:pic>
              </a:graphicData>
            </a:graphic>
          </wp:inline>
        </w:drawing>
      </w:r>
    </w:p>
    <w:p w:rsidR="00F459FC" w:rsidRPr="00D45056" w:rsidRDefault="00F459FC" w:rsidP="00764668">
      <w:pPr>
        <w:pStyle w:val="NormalWeb"/>
        <w:shd w:val="clear" w:color="auto" w:fill="FFFFFF"/>
        <w:spacing w:line="360" w:lineRule="auto"/>
        <w:jc w:val="both"/>
        <w:rPr>
          <w:color w:val="000000"/>
          <w:sz w:val="21"/>
          <w:szCs w:val="21"/>
        </w:rPr>
      </w:pPr>
    </w:p>
    <w:p w:rsidR="004D2795" w:rsidRPr="00D45056" w:rsidRDefault="004D2795"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JLabel</w:t>
      </w:r>
    </w:p>
    <w:p w:rsidR="004D2795" w:rsidRPr="00D45056" w:rsidRDefault="004D2795" w:rsidP="00764668">
      <w:pPr>
        <w:pStyle w:val="NormalWeb"/>
        <w:shd w:val="clear" w:color="auto" w:fill="FFFFFF"/>
        <w:jc w:val="both"/>
        <w:rPr>
          <w:color w:val="000000"/>
          <w:sz w:val="21"/>
          <w:szCs w:val="21"/>
        </w:rPr>
      </w:pPr>
      <w:r w:rsidRPr="00D45056">
        <w:rPr>
          <w:color w:val="000000"/>
          <w:sz w:val="21"/>
          <w:szCs w:val="21"/>
        </w:rPr>
        <w:t>The object of JLabel class is a component for placing text in a container. It is used to display a single line of read only text. The text can be changed by an application but a user cannot edit it directly. It inherits JComponent class.</w:t>
      </w:r>
    </w:p>
    <w:p w:rsidR="004D2795" w:rsidRPr="00D45056" w:rsidRDefault="004D2795"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JLabel class declaration</w:t>
      </w:r>
    </w:p>
    <w:p w:rsidR="004D2795" w:rsidRPr="00D45056" w:rsidRDefault="004D2795" w:rsidP="00764668">
      <w:pPr>
        <w:pStyle w:val="NormalWeb"/>
        <w:shd w:val="clear" w:color="auto" w:fill="FFFFFF"/>
        <w:jc w:val="both"/>
        <w:rPr>
          <w:color w:val="000000"/>
          <w:sz w:val="21"/>
          <w:szCs w:val="21"/>
        </w:rPr>
      </w:pPr>
      <w:r w:rsidRPr="00D45056">
        <w:rPr>
          <w:color w:val="000000"/>
          <w:sz w:val="21"/>
          <w:szCs w:val="21"/>
        </w:rPr>
        <w:t>Let's see the declaration for javax.swing.JLabel class.</w:t>
      </w:r>
    </w:p>
    <w:p w:rsidR="004D2795" w:rsidRPr="00D45056" w:rsidRDefault="004D2795" w:rsidP="00764668">
      <w:pPr>
        <w:pStyle w:val="alt"/>
        <w:numPr>
          <w:ilvl w:val="0"/>
          <w:numId w:val="9"/>
        </w:numPr>
        <w:spacing w:before="0" w:beforeAutospacing="0" w:after="0" w:afterAutospacing="0" w:line="375" w:lineRule="atLeast"/>
        <w:ind w:left="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JLabel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SwingConstants, Accessible  </w:t>
      </w:r>
    </w:p>
    <w:p w:rsidR="004D2795" w:rsidRPr="00D45056" w:rsidRDefault="004D2795"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9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970"/>
        <w:gridCol w:w="5811"/>
      </w:tblGrid>
      <w:tr w:rsidR="004D2795" w:rsidRPr="00D45056" w:rsidTr="004D2795">
        <w:trPr>
          <w:trHeight w:val="485"/>
        </w:trPr>
        <w:tc>
          <w:tcPr>
            <w:tcW w:w="0" w:type="auto"/>
            <w:shd w:val="clear" w:color="auto" w:fill="C7CCBE"/>
            <w:tcMar>
              <w:top w:w="180" w:type="dxa"/>
              <w:left w:w="180" w:type="dxa"/>
              <w:bottom w:w="180" w:type="dxa"/>
              <w:right w:w="180" w:type="dxa"/>
            </w:tcMar>
            <w:hideMark/>
          </w:tcPr>
          <w:p w:rsidR="004D2795" w:rsidRPr="00D45056" w:rsidRDefault="004D279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4D2795" w:rsidRPr="00D45056" w:rsidRDefault="004D279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4D2795" w:rsidRPr="00D45056" w:rsidTr="004D2795">
        <w:trPr>
          <w:trHeight w:val="8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JLabel()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JLabel instance with no image and with an empty string for the title.</w:t>
            </w:r>
          </w:p>
        </w:tc>
      </w:tr>
      <w:tr w:rsidR="004D2795" w:rsidRPr="00D45056" w:rsidTr="004D2795">
        <w:trPr>
          <w:trHeight w:val="4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JLabel(String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JLabel instance with the specified text.</w:t>
            </w:r>
          </w:p>
        </w:tc>
      </w:tr>
      <w:tr w:rsidR="004D2795" w:rsidRPr="00D45056" w:rsidTr="004D2795">
        <w:trPr>
          <w:trHeight w:val="4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JLabel(Icon 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JLabel instance with the specified image.</w:t>
            </w:r>
          </w:p>
        </w:tc>
      </w:tr>
      <w:tr w:rsidR="004D2795" w:rsidRPr="00D45056" w:rsidTr="004D2795">
        <w:trPr>
          <w:trHeight w:val="8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JLabel(String s, Icon i, int horizontalAlignment)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JLabel instance with the specified text, image, and horizontal alignment.</w:t>
            </w:r>
          </w:p>
        </w:tc>
      </w:tr>
    </w:tbl>
    <w:p w:rsidR="004D2795"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35" style="width:0;height:.75pt" o:hralign="center" o:hrstd="t" o:hrnoshade="t" o:hr="t" fillcolor="#d4d4d4" stroked="f"/>
        </w:pict>
      </w:r>
    </w:p>
    <w:p w:rsidR="004D2795" w:rsidRPr="00D45056" w:rsidRDefault="004D2795"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lastRenderedPageBreak/>
        <w:t>Commonly used Methods:</w:t>
      </w:r>
    </w:p>
    <w:tbl>
      <w:tblPr>
        <w:tblW w:w="99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204"/>
        <w:gridCol w:w="5709"/>
      </w:tblGrid>
      <w:tr w:rsidR="004D2795" w:rsidRPr="00D45056" w:rsidTr="004D2795">
        <w:trPr>
          <w:trHeight w:val="526"/>
        </w:trPr>
        <w:tc>
          <w:tcPr>
            <w:tcW w:w="0" w:type="auto"/>
            <w:shd w:val="clear" w:color="auto" w:fill="C7CCBE"/>
            <w:tcMar>
              <w:top w:w="180" w:type="dxa"/>
              <w:left w:w="180" w:type="dxa"/>
              <w:bottom w:w="180" w:type="dxa"/>
              <w:right w:w="180" w:type="dxa"/>
            </w:tcMar>
            <w:hideMark/>
          </w:tcPr>
          <w:p w:rsidR="004D2795" w:rsidRPr="00D45056" w:rsidRDefault="004D279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4D2795" w:rsidRPr="00D45056" w:rsidRDefault="004D2795"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4D2795" w:rsidRPr="00D45056" w:rsidTr="007E4F62">
        <w:trPr>
          <w:trHeight w:val="1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String getText()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7E4F62"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w:t>
            </w:r>
            <w:r w:rsidR="004D2795" w:rsidRPr="00D45056">
              <w:rPr>
                <w:rFonts w:ascii="Times New Roman" w:hAnsi="Times New Roman" w:cs="Times New Roman"/>
                <w:color w:val="000000"/>
                <w:sz w:val="21"/>
                <w:szCs w:val="21"/>
              </w:rPr>
              <w:t>t returns the text string that a label displays.</w:t>
            </w:r>
          </w:p>
        </w:tc>
      </w:tr>
      <w:tr w:rsidR="004D2795" w:rsidRPr="00D45056" w:rsidTr="007E4F62">
        <w:trPr>
          <w:trHeight w:val="52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setText(String 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defines the single line of text this component will display.</w:t>
            </w:r>
          </w:p>
        </w:tc>
      </w:tr>
      <w:tr w:rsidR="004D2795" w:rsidRPr="00D45056" w:rsidTr="004D279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setHorizontalAlignment(int alignment)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sets the alignment of the label's contents along the X axis.</w:t>
            </w:r>
          </w:p>
        </w:tc>
      </w:tr>
      <w:tr w:rsidR="004D2795" w:rsidRPr="00D45056" w:rsidTr="004D279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Icon getIcon()</w:t>
            </w:r>
          </w:p>
          <w:p w:rsidR="0034090D" w:rsidRPr="00D45056" w:rsidRDefault="0034090D" w:rsidP="00764668">
            <w:pPr>
              <w:jc w:val="both"/>
              <w:rPr>
                <w:rFonts w:ascii="Times New Roman" w:hAnsi="Times New Roman" w:cs="Times New Roman"/>
                <w:color w:val="000000"/>
                <w:sz w:val="21"/>
                <w:szCs w:val="21"/>
              </w:rPr>
            </w:pPr>
          </w:p>
          <w:p w:rsidR="0034090D" w:rsidRPr="00D45056" w:rsidRDefault="0034090D" w:rsidP="00764668">
            <w:pPr>
              <w:jc w:val="both"/>
              <w:rPr>
                <w:rFonts w:ascii="Times New Roman" w:hAnsi="Times New Roman" w:cs="Times New Roman"/>
                <w:sz w:val="21"/>
                <w:szCs w:val="21"/>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returns the graphic image that the label displays.</w:t>
            </w:r>
          </w:p>
        </w:tc>
      </w:tr>
      <w:tr w:rsidR="004D2795" w:rsidRPr="00D45056" w:rsidTr="004D2795">
        <w:trPr>
          <w:trHeight w:val="5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int getHorizontalAlignment()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D2795" w:rsidRPr="00D45056" w:rsidRDefault="004D2795"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returns the alignment of the label's contents along the X axis.</w:t>
            </w:r>
          </w:p>
        </w:tc>
      </w:tr>
    </w:tbl>
    <w:p w:rsidR="00C924A8" w:rsidRPr="00D45056" w:rsidRDefault="00C924A8" w:rsidP="00764668">
      <w:pPr>
        <w:pStyle w:val="NormalWeb"/>
        <w:shd w:val="clear" w:color="auto" w:fill="FFFFFF"/>
        <w:spacing w:line="360" w:lineRule="auto"/>
        <w:jc w:val="both"/>
      </w:pPr>
    </w:p>
    <w:p w:rsidR="0034090D" w:rsidRPr="00D45056" w:rsidRDefault="0034090D" w:rsidP="00764668">
      <w:pPr>
        <w:pStyle w:val="Heading2"/>
        <w:shd w:val="clear" w:color="auto" w:fill="FFFFFF"/>
        <w:spacing w:line="312" w:lineRule="atLeast"/>
        <w:jc w:val="both"/>
        <w:rPr>
          <w:rFonts w:ascii="Times New Roman" w:hAnsi="Times New Roman" w:cs="Times New Roman"/>
          <w:color w:val="610B38"/>
          <w:sz w:val="38"/>
          <w:szCs w:val="38"/>
        </w:rPr>
      </w:pPr>
      <w:r w:rsidRPr="00117C57">
        <w:rPr>
          <w:rFonts w:ascii="Times New Roman" w:hAnsi="Times New Roman" w:cs="Times New Roman"/>
          <w:b/>
          <w:bCs/>
          <w:color w:val="610B38"/>
          <w:sz w:val="38"/>
          <w:szCs w:val="38"/>
          <w:highlight w:val="cyan"/>
        </w:rPr>
        <w:t>Java JLabel Example</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LabelExample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"Label Example"</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JLabel l1,l2;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"First Label."</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"Second Label."</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l2.setBounds(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f.add(l1); f.add(l2);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34090D" w:rsidRPr="00D45056" w:rsidRDefault="0034090D" w:rsidP="00764668">
      <w:pPr>
        <w:pStyle w:val="NormalWeb"/>
        <w:shd w:val="clear" w:color="auto" w:fill="FFFFFF"/>
        <w:jc w:val="both"/>
        <w:rPr>
          <w:color w:val="000000"/>
          <w:sz w:val="21"/>
          <w:szCs w:val="21"/>
        </w:rPr>
      </w:pPr>
      <w:r w:rsidRPr="00D45056">
        <w:rPr>
          <w:color w:val="000000"/>
          <w:sz w:val="21"/>
          <w:szCs w:val="21"/>
        </w:rPr>
        <w:t>Output:</w:t>
      </w:r>
    </w:p>
    <w:p w:rsidR="00C924A8" w:rsidRPr="00D45056" w:rsidRDefault="0034090D" w:rsidP="00764668">
      <w:pPr>
        <w:pStyle w:val="NormalWeb"/>
        <w:shd w:val="clear" w:color="auto" w:fill="FFFFFF"/>
        <w:spacing w:line="360" w:lineRule="auto"/>
        <w:jc w:val="both"/>
      </w:pPr>
      <w:r w:rsidRPr="00D45056">
        <w:rPr>
          <w:noProof/>
          <w:lang w:bidi="mr-IN"/>
        </w:rPr>
        <w:drawing>
          <wp:inline distT="0" distB="0" distL="0" distR="0">
            <wp:extent cx="1371600" cy="1194736"/>
            <wp:effectExtent l="0" t="0" r="0" b="5715"/>
            <wp:docPr id="19" name="Picture 19" descr="JAVA Jlab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Jlabel 1"/>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0377" cy="1202381"/>
                    </a:xfrm>
                    <a:prstGeom prst="rect">
                      <a:avLst/>
                    </a:prstGeom>
                    <a:noFill/>
                    <a:ln>
                      <a:noFill/>
                    </a:ln>
                  </pic:spPr>
                </pic:pic>
              </a:graphicData>
            </a:graphic>
          </wp:inline>
        </w:drawing>
      </w:r>
    </w:p>
    <w:p w:rsidR="0034090D" w:rsidRPr="00D45056" w:rsidRDefault="0034090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JLabel Example with ActionListener</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java.awt.event.*;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LabelExample </w:t>
      </w:r>
      <w:r w:rsidRPr="00D45056">
        <w:rPr>
          <w:rStyle w:val="keyword"/>
          <w:rFonts w:ascii="Times New Roman" w:hAnsi="Times New Roman" w:cs="Times New Roman"/>
          <w:b/>
          <w:bCs/>
          <w:color w:val="006699"/>
          <w:sz w:val="21"/>
          <w:szCs w:val="21"/>
          <w:bdr w:val="none" w:sz="0" w:space="0" w:color="auto" w:frame="1"/>
        </w:rPr>
        <w:t>extends</w:t>
      </w:r>
      <w:r w:rsidRPr="00D45056">
        <w:rPr>
          <w:rFonts w:ascii="Times New Roman" w:hAnsi="Times New Roman" w:cs="Times New Roman"/>
          <w:color w:val="000000"/>
          <w:sz w:val="21"/>
          <w:szCs w:val="21"/>
          <w:bdr w:val="none" w:sz="0" w:space="0" w:color="auto" w:frame="1"/>
        </w:rPr>
        <w:t> Frame </w:t>
      </w:r>
      <w:r w:rsidRPr="00D45056">
        <w:rPr>
          <w:rStyle w:val="keyword"/>
          <w:rFonts w:ascii="Times New Roman" w:hAnsi="Times New Roman" w:cs="Times New Roman"/>
          <w:b/>
          <w:bCs/>
          <w:color w:val="006699"/>
          <w:sz w:val="21"/>
          <w:szCs w:val="21"/>
          <w:bdr w:val="none" w:sz="0" w:space="0" w:color="auto" w:frame="1"/>
        </w:rPr>
        <w:t>implements</w:t>
      </w:r>
      <w:r w:rsidRPr="00D45056">
        <w:rPr>
          <w:rFonts w:ascii="Times New Roman" w:hAnsi="Times New Roman" w:cs="Times New Roman"/>
          <w:color w:val="000000"/>
          <w:sz w:val="21"/>
          <w:szCs w:val="21"/>
          <w:bdr w:val="none" w:sz="0" w:space="0" w:color="auto" w:frame="1"/>
        </w:rPr>
        <w:t> ActionListener{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JTextField tf; JLabel l; JButton b;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LabelExample(){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tf=</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JTextField();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150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JLabel();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250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"Find IP"</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95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b.addActionListener(</w:t>
      </w:r>
      <w:r w:rsidRPr="00D45056">
        <w:rPr>
          <w:rStyle w:val="keyword"/>
          <w:rFonts w:eastAsiaTheme="majorEastAsia"/>
          <w:b/>
          <w:bCs/>
          <w:color w:val="006699"/>
          <w:sz w:val="21"/>
          <w:szCs w:val="21"/>
          <w:bdr w:val="none" w:sz="0" w:space="0" w:color="auto" w:frame="1"/>
        </w:rPr>
        <w:t>this</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add(b);add(tf);add(l);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setSize(</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w:t>
      </w:r>
      <w:r w:rsidRPr="00D45056">
        <w:rPr>
          <w:rStyle w:val="number"/>
          <w:rFonts w:eastAsiaTheme="majorEastAsia"/>
          <w:color w:val="C00000"/>
          <w:sz w:val="21"/>
          <w:szCs w:val="21"/>
          <w:bdr w:val="none" w:sz="0" w:space="0" w:color="auto" w:frame="1"/>
        </w:rPr>
        <w:t>400</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w:t>
      </w:r>
      <w:r w:rsidRPr="00D45056">
        <w:rPr>
          <w:rStyle w:val="keyword"/>
          <w:rFonts w:ascii="Times New Roman" w:hAnsi="Times New Roman" w:cs="Times New Roman"/>
          <w:b/>
          <w:bCs/>
          <w:color w:val="006699"/>
          <w:sz w:val="21"/>
          <w:szCs w:val="21"/>
          <w:bdr w:val="none" w:sz="0" w:space="0" w:color="auto" w:frame="1"/>
        </w:rPr>
        <w:t>try</w:t>
      </w:r>
      <w:r w:rsidRPr="00D45056">
        <w:rPr>
          <w:rFonts w:ascii="Times New Roman" w:hAnsi="Times New Roman" w:cs="Times New Roman"/>
          <w:color w:val="000000"/>
          <w:sz w:val="21"/>
          <w:szCs w:val="21"/>
          <w:bdr w:val="none" w:sz="0" w:space="0" w:color="auto" w:frame="1"/>
        </w:rPr>
        <w:t>{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host=tf.getText();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ip=java.net.InetAddress.getByName(host).getHostAddress();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l.setText(</w:t>
      </w:r>
      <w:r w:rsidRPr="00D45056">
        <w:rPr>
          <w:rStyle w:val="string"/>
          <w:color w:val="0000FF"/>
          <w:sz w:val="21"/>
          <w:szCs w:val="21"/>
          <w:bdr w:val="none" w:sz="0" w:space="0" w:color="auto" w:frame="1"/>
        </w:rPr>
        <w:t>"IP of "</w:t>
      </w:r>
      <w:r w:rsidRPr="00D45056">
        <w:rPr>
          <w:color w:val="000000"/>
          <w:sz w:val="21"/>
          <w:szCs w:val="21"/>
          <w:bdr w:val="none" w:sz="0" w:space="0" w:color="auto" w:frame="1"/>
        </w:rPr>
        <w:t>+host+</w:t>
      </w:r>
      <w:r w:rsidRPr="00D45056">
        <w:rPr>
          <w:rStyle w:val="string"/>
          <w:color w:val="0000FF"/>
          <w:sz w:val="21"/>
          <w:szCs w:val="21"/>
          <w:bdr w:val="none" w:sz="0" w:space="0" w:color="auto" w:frame="1"/>
        </w:rPr>
        <w:t>" is: "</w:t>
      </w:r>
      <w:r w:rsidRPr="00D45056">
        <w:rPr>
          <w:color w:val="000000"/>
          <w:sz w:val="21"/>
          <w:szCs w:val="21"/>
          <w:bdr w:val="none" w:sz="0" w:space="0" w:color="auto" w:frame="1"/>
        </w:rPr>
        <w:t>+ip);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catch</w:t>
      </w:r>
      <w:r w:rsidRPr="00D45056">
        <w:rPr>
          <w:rFonts w:ascii="Times New Roman" w:hAnsi="Times New Roman" w:cs="Times New Roman"/>
          <w:color w:val="000000"/>
          <w:sz w:val="21"/>
          <w:szCs w:val="21"/>
          <w:bdr w:val="none" w:sz="0" w:space="0" w:color="auto" w:frame="1"/>
        </w:rPr>
        <w:t>(Exception ex){System.out.println(ex);}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34090D" w:rsidRPr="00D45056" w:rsidRDefault="0034090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LabelExample();  </w:t>
      </w:r>
    </w:p>
    <w:p w:rsidR="0034090D" w:rsidRPr="00D45056" w:rsidRDefault="0034090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  </w:t>
      </w:r>
    </w:p>
    <w:p w:rsidR="0034090D" w:rsidRPr="00D45056" w:rsidRDefault="0034090D" w:rsidP="00764668">
      <w:pPr>
        <w:pStyle w:val="NormalWeb"/>
        <w:shd w:val="clear" w:color="auto" w:fill="FFFFFF"/>
        <w:jc w:val="both"/>
        <w:rPr>
          <w:color w:val="000000"/>
          <w:sz w:val="18"/>
          <w:szCs w:val="21"/>
        </w:rPr>
      </w:pPr>
      <w:r w:rsidRPr="00D45056">
        <w:rPr>
          <w:color w:val="000000"/>
          <w:sz w:val="21"/>
          <w:szCs w:val="21"/>
        </w:rPr>
        <w:t xml:space="preserve">Output:   </w:t>
      </w:r>
    </w:p>
    <w:p w:rsidR="0034090D" w:rsidRPr="00D45056" w:rsidRDefault="0034090D" w:rsidP="00764668">
      <w:pPr>
        <w:pStyle w:val="NormalWeb"/>
        <w:shd w:val="clear" w:color="auto" w:fill="FFFFFF"/>
        <w:spacing w:line="360" w:lineRule="auto"/>
        <w:jc w:val="both"/>
      </w:pPr>
      <w:r w:rsidRPr="00D45056">
        <w:rPr>
          <w:noProof/>
          <w:lang w:bidi="mr-IN"/>
        </w:rPr>
        <w:drawing>
          <wp:inline distT="0" distB="0" distL="0" distR="0">
            <wp:extent cx="1874520" cy="13948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1879755" cy="1398758"/>
                    </a:xfrm>
                    <a:prstGeom prst="rect">
                      <a:avLst/>
                    </a:prstGeom>
                  </pic:spPr>
                </pic:pic>
              </a:graphicData>
            </a:graphic>
          </wp:inline>
        </w:drawing>
      </w:r>
    </w:p>
    <w:p w:rsidR="006406FC" w:rsidRPr="00D45056" w:rsidRDefault="006406FC"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JTextField</w:t>
      </w:r>
    </w:p>
    <w:p w:rsidR="006406FC" w:rsidRPr="00D45056" w:rsidRDefault="006406FC" w:rsidP="00764668">
      <w:pPr>
        <w:pStyle w:val="NormalWeb"/>
        <w:shd w:val="clear" w:color="auto" w:fill="FFFFFF"/>
        <w:jc w:val="both"/>
        <w:rPr>
          <w:color w:val="000000"/>
          <w:sz w:val="21"/>
          <w:szCs w:val="21"/>
        </w:rPr>
      </w:pPr>
      <w:r w:rsidRPr="00D45056">
        <w:rPr>
          <w:color w:val="000000"/>
          <w:sz w:val="21"/>
          <w:szCs w:val="21"/>
        </w:rPr>
        <w:t>The object of a JTextField class is a text component that allows the editing of a single line text. It inherits JTextComponent class.</w:t>
      </w:r>
    </w:p>
    <w:p w:rsidR="006406FC" w:rsidRPr="00D45056" w:rsidRDefault="006406F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JTextField class declaration</w:t>
      </w:r>
    </w:p>
    <w:p w:rsidR="006406FC" w:rsidRPr="00D45056" w:rsidRDefault="006406FC" w:rsidP="00764668">
      <w:pPr>
        <w:pStyle w:val="NormalWeb"/>
        <w:shd w:val="clear" w:color="auto" w:fill="FFFFFF"/>
        <w:jc w:val="both"/>
        <w:rPr>
          <w:color w:val="000000"/>
          <w:sz w:val="21"/>
          <w:szCs w:val="21"/>
        </w:rPr>
      </w:pPr>
      <w:r w:rsidRPr="00D45056">
        <w:rPr>
          <w:color w:val="000000"/>
          <w:sz w:val="21"/>
          <w:szCs w:val="21"/>
        </w:rPr>
        <w:t>Let's see the declaration for javax.swing.JTextField class.</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JTextField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JTextComponent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SwingConstants  </w:t>
      </w:r>
    </w:p>
    <w:p w:rsidR="006406FC" w:rsidRPr="00D45056" w:rsidRDefault="006406FC"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98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482"/>
        <w:gridCol w:w="6347"/>
      </w:tblGrid>
      <w:tr w:rsidR="006406FC" w:rsidRPr="00D45056" w:rsidTr="006406FC">
        <w:trPr>
          <w:trHeight w:val="532"/>
        </w:trPr>
        <w:tc>
          <w:tcPr>
            <w:tcW w:w="0" w:type="auto"/>
            <w:shd w:val="clear" w:color="auto" w:fill="C7CCBE"/>
            <w:tcMar>
              <w:top w:w="180" w:type="dxa"/>
              <w:left w:w="180" w:type="dxa"/>
              <w:bottom w:w="180" w:type="dxa"/>
              <w:right w:w="180" w:type="dxa"/>
            </w:tcMar>
            <w:hideMark/>
          </w:tcPr>
          <w:p w:rsidR="006406FC" w:rsidRPr="00D45056" w:rsidRDefault="006406F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6406FC" w:rsidRPr="00D45056" w:rsidRDefault="006406F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6406FC" w:rsidRPr="00D45056" w:rsidTr="006406FC">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JTextField()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new TextField</w:t>
            </w:r>
          </w:p>
        </w:tc>
      </w:tr>
      <w:tr w:rsidR="006406FC" w:rsidRPr="00D45056" w:rsidTr="006406FC">
        <w:trPr>
          <w:trHeight w:val="5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JTextField(String 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new TextField initialized with the specified text.</w:t>
            </w:r>
          </w:p>
        </w:tc>
      </w:tr>
      <w:tr w:rsidR="006406FC" w:rsidRPr="00D45056" w:rsidTr="006406FC">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JTextField(String text, int columns)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new TextField initialized with the specified text and columns.</w:t>
            </w:r>
          </w:p>
        </w:tc>
      </w:tr>
      <w:tr w:rsidR="006406FC" w:rsidRPr="00D45056" w:rsidTr="006406FC">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JTextField(int columns)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new empty TextField with the specified number of columns.</w:t>
            </w:r>
          </w:p>
        </w:tc>
      </w:tr>
    </w:tbl>
    <w:p w:rsidR="006406FC"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36" style="width:0;height:.75pt" o:hralign="center" o:hrstd="t" o:hrnoshade="t" o:hr="t" fillcolor="#d4d4d4" stroked="f"/>
        </w:pict>
      </w:r>
    </w:p>
    <w:p w:rsidR="006406FC" w:rsidRPr="00D45056" w:rsidRDefault="006406FC"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w:t>
      </w:r>
    </w:p>
    <w:tbl>
      <w:tblPr>
        <w:tblW w:w="98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073"/>
        <w:gridCol w:w="5816"/>
      </w:tblGrid>
      <w:tr w:rsidR="006406FC" w:rsidRPr="00D45056" w:rsidTr="006406FC">
        <w:trPr>
          <w:trHeight w:val="517"/>
        </w:trPr>
        <w:tc>
          <w:tcPr>
            <w:tcW w:w="0" w:type="auto"/>
            <w:shd w:val="clear" w:color="auto" w:fill="C7CCBE"/>
            <w:tcMar>
              <w:top w:w="180" w:type="dxa"/>
              <w:left w:w="180" w:type="dxa"/>
              <w:bottom w:w="180" w:type="dxa"/>
              <w:right w:w="180" w:type="dxa"/>
            </w:tcMar>
            <w:hideMark/>
          </w:tcPr>
          <w:p w:rsidR="006406FC" w:rsidRPr="00D45056" w:rsidRDefault="006406F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6406FC" w:rsidRPr="00D45056" w:rsidRDefault="006406F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6406FC" w:rsidRPr="00D45056" w:rsidTr="006406FC">
        <w:trPr>
          <w:trHeight w:val="8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addActionListener(ActionListener 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the specified action listener to receive action events from this textfield.</w:t>
            </w:r>
          </w:p>
        </w:tc>
      </w:tr>
      <w:tr w:rsidR="006406FC" w:rsidRPr="00D45056" w:rsidTr="006406FC">
        <w:trPr>
          <w:trHeight w:val="8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Action getAction()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returns the currently set Action for this ActionEvent source, or null if no Action is set.</w:t>
            </w:r>
          </w:p>
        </w:tc>
      </w:tr>
      <w:tr w:rsidR="006406FC" w:rsidRPr="00D45056" w:rsidTr="006406FC">
        <w:trPr>
          <w:trHeight w:val="5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setFont(Font 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the current font.</w:t>
            </w:r>
          </w:p>
        </w:tc>
      </w:tr>
      <w:tr w:rsidR="006406FC" w:rsidRPr="00D45056" w:rsidTr="006406FC">
        <w:trPr>
          <w:trHeight w:val="8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removeActionListener(ActionListener 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406FC" w:rsidRPr="00D45056" w:rsidRDefault="006406F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remove the specified action listener so that it no longer receives action events from this textfield.</w:t>
            </w:r>
          </w:p>
        </w:tc>
      </w:tr>
    </w:tbl>
    <w:p w:rsidR="006406FC"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37" style="width:0;height:.75pt" o:hralign="center" o:hrstd="t" o:hrnoshade="t" o:hr="t" fillcolor="#d4d4d4" stroked="f"/>
        </w:pict>
      </w:r>
    </w:p>
    <w:p w:rsidR="006406FC" w:rsidRPr="00D45056" w:rsidRDefault="006406F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JTextField Example</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TextFieldExample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"TextField Example"</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JTextField t1,t2;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w:t>
      </w:r>
      <w:r w:rsidRPr="00D45056">
        <w:rPr>
          <w:rStyle w:val="string"/>
          <w:rFonts w:ascii="Times New Roman" w:hAnsi="Times New Roman" w:cs="Times New Roman"/>
          <w:color w:val="0000FF"/>
          <w:sz w:val="21"/>
          <w:szCs w:val="21"/>
          <w:bdr w:val="none" w:sz="0" w:space="0" w:color="auto" w:frame="1"/>
        </w:rPr>
        <w:t>"Welcome to VIT,Pune."</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t1.setBounds(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t2=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w:t>
      </w:r>
      <w:r w:rsidRPr="00D45056">
        <w:rPr>
          <w:rStyle w:val="string"/>
          <w:rFonts w:ascii="Times New Roman" w:hAnsi="Times New Roman" w:cs="Times New Roman"/>
          <w:color w:val="0000FF"/>
          <w:sz w:val="21"/>
          <w:szCs w:val="21"/>
          <w:bdr w:val="none" w:sz="0" w:space="0" w:color="auto" w:frame="1"/>
        </w:rPr>
        <w:t>"AWT Tutorial"</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t2.setBounds(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 </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f.add(t1); f.add(t2);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400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6406FC" w:rsidRPr="00D45056" w:rsidRDefault="006406FC" w:rsidP="00764668">
      <w:pPr>
        <w:pStyle w:val="NormalWeb"/>
        <w:shd w:val="clear" w:color="auto" w:fill="FFFFFF"/>
        <w:jc w:val="both"/>
        <w:rPr>
          <w:color w:val="000000"/>
          <w:sz w:val="21"/>
          <w:szCs w:val="21"/>
        </w:rPr>
      </w:pPr>
      <w:r w:rsidRPr="00D45056">
        <w:rPr>
          <w:color w:val="000000"/>
          <w:sz w:val="21"/>
          <w:szCs w:val="21"/>
        </w:rPr>
        <w:t>Output:</w:t>
      </w:r>
    </w:p>
    <w:p w:rsidR="006406FC" w:rsidRPr="00D45056" w:rsidRDefault="006406FC"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965960" cy="17234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969055" cy="1726176"/>
                    </a:xfrm>
                    <a:prstGeom prst="rect">
                      <a:avLst/>
                    </a:prstGeom>
                  </pic:spPr>
                </pic:pic>
              </a:graphicData>
            </a:graphic>
          </wp:inline>
        </w:drawing>
      </w:r>
    </w:p>
    <w:p w:rsidR="006406FC"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38" style="width:0;height:.75pt" o:hralign="center" o:hrstd="t" o:hrnoshade="t" o:hr="t" fillcolor="#d4d4d4" stroked="f"/>
        </w:pict>
      </w:r>
    </w:p>
    <w:p w:rsidR="006406FC" w:rsidRPr="00D45056" w:rsidRDefault="006406F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JTextField Example with ActionListener</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TextFieldExample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ActionListener{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JTextField tf1,tf2,tf3;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b1,b2;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TextFieldExample(){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tf1.setBounds(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tf2.setBounds(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tf3=</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tf3.setBounds(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tf3.setEditable(</w:t>
      </w:r>
      <w:r w:rsidRPr="00D45056">
        <w:rPr>
          <w:rStyle w:val="keyword"/>
          <w:rFonts w:ascii="Times New Roman" w:hAnsi="Times New Roman" w:cs="Times New Roman"/>
          <w:b/>
          <w:bCs/>
          <w:color w:val="006699"/>
          <w:sz w:val="21"/>
          <w:szCs w:val="21"/>
          <w:bdr w:val="none" w:sz="0" w:space="0" w:color="auto" w:frame="1"/>
        </w:rPr>
        <w:t>false</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b1=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b1.setBounds(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b2=</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b2.setBounds(</w:t>
      </w:r>
      <w:r w:rsidRPr="00D45056">
        <w:rPr>
          <w:rStyle w:val="number"/>
          <w:rFonts w:ascii="Times New Roman" w:hAnsi="Times New Roman" w:cs="Times New Roman"/>
          <w:color w:val="C00000"/>
          <w:sz w:val="21"/>
          <w:szCs w:val="21"/>
          <w:bdr w:val="none" w:sz="0" w:space="0" w:color="auto" w:frame="1"/>
        </w:rPr>
        <w:t>120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b1.addActionListener(</w:t>
      </w:r>
      <w:r w:rsidRPr="00D45056">
        <w:rPr>
          <w:rStyle w:val="keyword"/>
          <w:b/>
          <w:bCs/>
          <w:color w:val="006699"/>
          <w:sz w:val="21"/>
          <w:szCs w:val="21"/>
          <w:bdr w:val="none" w:sz="0" w:space="0" w:color="auto" w:frame="1"/>
        </w:rPr>
        <w:t>this</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b2.addActionListener(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f.add(tf1);f.add(tf2);f.add(tf3);f.add(b1);f.add(b2);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s1=tf1.getText();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s2=tf2.getText();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int</w:t>
      </w:r>
      <w:r w:rsidRPr="00D45056">
        <w:rPr>
          <w:color w:val="000000"/>
          <w:sz w:val="21"/>
          <w:szCs w:val="21"/>
          <w:bdr w:val="none" w:sz="0" w:space="0" w:color="auto" w:frame="1"/>
        </w:rPr>
        <w:t> a=Integer.parseInt(s1);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int</w:t>
      </w:r>
      <w:r w:rsidRPr="00D45056">
        <w:rPr>
          <w:rFonts w:ascii="Times New Roman" w:hAnsi="Times New Roman" w:cs="Times New Roman"/>
          <w:color w:val="000000"/>
          <w:sz w:val="21"/>
          <w:szCs w:val="21"/>
          <w:bdr w:val="none" w:sz="0" w:space="0" w:color="auto" w:frame="1"/>
        </w:rPr>
        <w:t> b=Integer.parseInt(s2);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int</w:t>
      </w:r>
      <w:r w:rsidRPr="00D45056">
        <w:rPr>
          <w:color w:val="000000"/>
          <w:sz w:val="21"/>
          <w:szCs w:val="21"/>
          <w:bdr w:val="none" w:sz="0" w:space="0" w:color="auto" w:frame="1"/>
        </w:rPr>
        <w:t> c=</w:t>
      </w:r>
      <w:r w:rsidRPr="00D45056">
        <w:rPr>
          <w:rStyle w:val="number"/>
          <w:color w:val="C00000"/>
          <w:sz w:val="21"/>
          <w:szCs w:val="21"/>
          <w:bdr w:val="none" w:sz="0" w:space="0" w:color="auto" w:frame="1"/>
        </w:rPr>
        <w:t>0</w:t>
      </w:r>
      <w:r w:rsidRPr="00D45056">
        <w:rPr>
          <w:color w:val="000000"/>
          <w:sz w:val="21"/>
          <w:szCs w:val="21"/>
          <w:bdr w:val="none" w:sz="0" w:space="0" w:color="auto" w:frame="1"/>
        </w:rPr>
        <w:t>;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(e.getSource()==b1){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c=a+b;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else</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(e.getSource()==b2){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c=a-b;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result=String.valueOf(c);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tf3.setText(result);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6406FC" w:rsidRPr="00D45056" w:rsidRDefault="006406F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TextFieldExample();  </w:t>
      </w:r>
    </w:p>
    <w:p w:rsidR="006406FC" w:rsidRPr="00D45056" w:rsidRDefault="006406F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6406FC" w:rsidRPr="00D45056" w:rsidRDefault="006406FC" w:rsidP="00764668">
      <w:pPr>
        <w:pStyle w:val="NormalWeb"/>
        <w:shd w:val="clear" w:color="auto" w:fill="FFFFFF"/>
        <w:jc w:val="both"/>
        <w:rPr>
          <w:color w:val="000000"/>
          <w:sz w:val="21"/>
          <w:szCs w:val="21"/>
        </w:rPr>
      </w:pPr>
      <w:r w:rsidRPr="00D45056">
        <w:rPr>
          <w:color w:val="000000"/>
          <w:sz w:val="21"/>
          <w:szCs w:val="21"/>
        </w:rPr>
        <w:t>Output:</w:t>
      </w:r>
    </w:p>
    <w:p w:rsidR="006406FC" w:rsidRPr="00D45056" w:rsidRDefault="006406FC" w:rsidP="00764668">
      <w:pPr>
        <w:pStyle w:val="NormalWeb"/>
        <w:shd w:val="clear" w:color="auto" w:fill="FFFFFF"/>
        <w:spacing w:line="360" w:lineRule="auto"/>
        <w:jc w:val="both"/>
      </w:pPr>
      <w:r w:rsidRPr="00D45056">
        <w:rPr>
          <w:noProof/>
          <w:lang w:bidi="mr-IN"/>
        </w:rPr>
        <w:lastRenderedPageBreak/>
        <w:drawing>
          <wp:inline distT="0" distB="0" distL="0" distR="0">
            <wp:extent cx="1287780" cy="1287780"/>
            <wp:effectExtent l="0" t="0" r="7620" b="7620"/>
            <wp:docPr id="23" name="Picture 23" descr="JAVA Jtextf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AVA Jtextfield 2"/>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rsidR="008A5FF0" w:rsidRPr="00D45056" w:rsidRDefault="008A5FF0" w:rsidP="00764668">
      <w:pPr>
        <w:spacing w:line="360" w:lineRule="auto"/>
        <w:jc w:val="both"/>
        <w:rPr>
          <w:rFonts w:ascii="Times New Roman" w:hAnsi="Times New Roman" w:cs="Times New Roman"/>
        </w:rPr>
      </w:pPr>
    </w:p>
    <w:p w:rsidR="004318AC" w:rsidRPr="00D45056" w:rsidRDefault="004318AC"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JPasswordField</w:t>
      </w:r>
    </w:p>
    <w:p w:rsidR="004318AC" w:rsidRPr="00D45056" w:rsidRDefault="004318AC" w:rsidP="00764668">
      <w:pPr>
        <w:pStyle w:val="NormalWeb"/>
        <w:shd w:val="clear" w:color="auto" w:fill="FFFFFF"/>
        <w:jc w:val="both"/>
        <w:rPr>
          <w:color w:val="000000"/>
          <w:sz w:val="21"/>
          <w:szCs w:val="21"/>
        </w:rPr>
      </w:pPr>
      <w:r w:rsidRPr="00D45056">
        <w:rPr>
          <w:color w:val="000000"/>
          <w:sz w:val="21"/>
          <w:szCs w:val="21"/>
        </w:rPr>
        <w:t>The object of a JPasswordField class is a text component specialized for password entry. It allows the editing of a single line of text. It inherits JTextField class.</w:t>
      </w:r>
    </w:p>
    <w:p w:rsidR="004318AC"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39" style="width:0;height:.75pt" o:hralign="center" o:hrstd="t" o:hrnoshade="t" o:hr="t" fillcolor="#d4d4d4" stroked="f"/>
        </w:pict>
      </w:r>
    </w:p>
    <w:p w:rsidR="004318AC" w:rsidRPr="00D45056" w:rsidRDefault="004318A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JPasswordField class declaration</w:t>
      </w:r>
    </w:p>
    <w:p w:rsidR="004318AC" w:rsidRPr="00D45056" w:rsidRDefault="004318AC" w:rsidP="00764668">
      <w:pPr>
        <w:pStyle w:val="NormalWeb"/>
        <w:shd w:val="clear" w:color="auto" w:fill="FFFFFF"/>
        <w:jc w:val="both"/>
        <w:rPr>
          <w:color w:val="000000"/>
          <w:sz w:val="21"/>
          <w:szCs w:val="21"/>
        </w:rPr>
      </w:pPr>
      <w:r w:rsidRPr="00D45056">
        <w:rPr>
          <w:color w:val="000000"/>
          <w:sz w:val="21"/>
          <w:szCs w:val="21"/>
        </w:rPr>
        <w:t>Let's see the declaration for javax.swing.JPasswordField class.</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JPasswordField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JTextField  </w:t>
      </w:r>
    </w:p>
    <w:p w:rsidR="004318AC" w:rsidRPr="00D45056" w:rsidRDefault="004318AC"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100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419"/>
        <w:gridCol w:w="6663"/>
      </w:tblGrid>
      <w:tr w:rsidR="004318AC" w:rsidRPr="00D45056" w:rsidTr="004318AC">
        <w:trPr>
          <w:trHeight w:val="450"/>
        </w:trPr>
        <w:tc>
          <w:tcPr>
            <w:tcW w:w="0" w:type="auto"/>
            <w:shd w:val="clear" w:color="auto" w:fill="C7CCBE"/>
            <w:tcMar>
              <w:top w:w="180" w:type="dxa"/>
              <w:left w:w="180" w:type="dxa"/>
              <w:bottom w:w="180" w:type="dxa"/>
              <w:right w:w="180" w:type="dxa"/>
            </w:tcMar>
            <w:hideMark/>
          </w:tcPr>
          <w:p w:rsidR="004318AC" w:rsidRPr="00D45056" w:rsidRDefault="004318A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4318AC" w:rsidRPr="00D45056" w:rsidRDefault="004318AC"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4318AC" w:rsidRPr="00D45056" w:rsidTr="004318AC">
        <w:trPr>
          <w:trHeight w:val="7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JPasswordField()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Constructs a new JPasswordField, with a default document, null starting text string, and 0 column width.</w:t>
            </w:r>
          </w:p>
        </w:tc>
      </w:tr>
      <w:tr w:rsidR="004318AC" w:rsidRPr="00D45056" w:rsidTr="004318AC">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JPasswordField(int columns)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Constructs a new empty JPasswordField with the specified number of columns.</w:t>
            </w:r>
          </w:p>
        </w:tc>
      </w:tr>
      <w:tr w:rsidR="004318AC" w:rsidRPr="00D45056" w:rsidTr="004318AC">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JPasswordField(String 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Constructs a new JPasswordField initialized with the specified text.</w:t>
            </w:r>
          </w:p>
        </w:tc>
      </w:tr>
      <w:tr w:rsidR="004318AC" w:rsidRPr="00D45056" w:rsidTr="004318AC">
        <w:trPr>
          <w:trHeight w:val="7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JPasswordField(String text, int columns)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318AC" w:rsidRPr="00D45056" w:rsidRDefault="004318AC"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Construct a new JPasswordField initialized with the specified text and columns.</w:t>
            </w:r>
          </w:p>
        </w:tc>
      </w:tr>
    </w:tbl>
    <w:p w:rsidR="004318AC"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40" style="width:0;height:.75pt" o:hralign="center" o:hrstd="t" o:hrnoshade="t" o:hr="t" fillcolor="#d4d4d4" stroked="f"/>
        </w:pict>
      </w:r>
    </w:p>
    <w:p w:rsidR="004318AC" w:rsidRPr="00D45056" w:rsidRDefault="004318A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lastRenderedPageBreak/>
        <w:t>Java JPasswordField Example</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PasswordFieldExample {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"Password Field Example"</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JPasswordField value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JPasswordField();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JLabel l1=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"Password:"</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value.setBounds(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f.add(value);  f.add(l1);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NormalWeb"/>
        <w:shd w:val="clear" w:color="auto" w:fill="FFFFFF"/>
        <w:jc w:val="both"/>
        <w:rPr>
          <w:color w:val="000000"/>
          <w:sz w:val="21"/>
          <w:szCs w:val="21"/>
        </w:rPr>
      </w:pPr>
      <w:r w:rsidRPr="00D45056">
        <w:rPr>
          <w:color w:val="000000"/>
          <w:sz w:val="21"/>
          <w:szCs w:val="21"/>
        </w:rPr>
        <w:t>Output:</w:t>
      </w:r>
    </w:p>
    <w:p w:rsidR="004318AC" w:rsidRPr="00D45056" w:rsidRDefault="004318AC"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356360" cy="1356360"/>
            <wp:effectExtent l="0" t="0" r="0" b="0"/>
            <wp:docPr id="43" name="Picture 43" descr="Java Jpasswardfie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Jpasswardfield 1"/>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inline>
        </w:drawing>
      </w:r>
    </w:p>
    <w:p w:rsidR="004318AC"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41" style="width:0;height:.75pt" o:hralign="center" o:hrstd="t" o:hrnoshade="t" o:hr="t" fillcolor="#d4d4d4" stroked="f"/>
        </w:pict>
      </w:r>
    </w:p>
    <w:p w:rsidR="004318AC" w:rsidRPr="00D45056" w:rsidRDefault="004318AC"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JPasswordField Example with ActionListener</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PasswordFieldExample {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color w:val="0000FF"/>
          <w:sz w:val="21"/>
          <w:szCs w:val="21"/>
          <w:bdr w:val="none" w:sz="0" w:space="0" w:color="auto" w:frame="1"/>
        </w:rPr>
        <w:t>"Password Field Example"</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JLabel label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 </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JPasswordField value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JPasswordField();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value.setBounds(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75</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JLabel l1=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"Username:"</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JLabel l2=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"Password:"</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l2.setBounds(</w:t>
      </w:r>
      <w:r w:rsidRPr="00D45056">
        <w:rPr>
          <w:rStyle w:val="number"/>
          <w:color w:val="C00000"/>
          <w:sz w:val="21"/>
          <w:szCs w:val="21"/>
          <w:bdr w:val="none" w:sz="0" w:space="0" w:color="auto" w:frame="1"/>
        </w:rPr>
        <w:t>20</w:t>
      </w:r>
      <w:r w:rsidRPr="00D45056">
        <w:rPr>
          <w:color w:val="000000"/>
          <w:sz w:val="21"/>
          <w:szCs w:val="21"/>
          <w:bdr w:val="none" w:sz="0" w:space="0" w:color="auto" w:frame="1"/>
        </w:rPr>
        <w:t>,</w:t>
      </w:r>
      <w:r w:rsidRPr="00D45056">
        <w:rPr>
          <w:rStyle w:val="number"/>
          <w:color w:val="C00000"/>
          <w:sz w:val="21"/>
          <w:szCs w:val="21"/>
          <w:bdr w:val="none" w:sz="0" w:space="0" w:color="auto" w:frame="1"/>
        </w:rPr>
        <w:t>75</w:t>
      </w:r>
      <w:r w:rsidRPr="00D45056">
        <w:rPr>
          <w:color w:val="000000"/>
          <w:sz w:val="21"/>
          <w:szCs w:val="21"/>
          <w:bdr w:val="none" w:sz="0" w:space="0" w:color="auto" w:frame="1"/>
        </w:rPr>
        <w:t>, </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"Login"</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120</w:t>
      </w:r>
      <w:r w:rsidRPr="00D45056">
        <w:rPr>
          <w:color w:val="000000"/>
          <w:sz w:val="21"/>
          <w:szCs w:val="21"/>
          <w:bdr w:val="none" w:sz="0" w:space="0" w:color="auto" w:frame="1"/>
        </w:rPr>
        <w:t>, </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JTextField text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JTextField();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text.setBounds(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f.add(value); f.add(l1); f.add(label); f.add(l2); f.add(b); f.add(text);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ActionListener() {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data = </w:t>
      </w:r>
      <w:r w:rsidRPr="00D45056">
        <w:rPr>
          <w:rStyle w:val="string"/>
          <w:rFonts w:ascii="Times New Roman" w:hAnsi="Times New Roman" w:cs="Times New Roman"/>
          <w:color w:val="0000FF"/>
          <w:sz w:val="21"/>
          <w:szCs w:val="21"/>
          <w:bdr w:val="none" w:sz="0" w:space="0" w:color="auto" w:frame="1"/>
        </w:rPr>
        <w:t>"Username "</w:t>
      </w:r>
      <w:r w:rsidRPr="00D45056">
        <w:rPr>
          <w:rFonts w:ascii="Times New Roman" w:hAnsi="Times New Roman" w:cs="Times New Roman"/>
          <w:color w:val="000000"/>
          <w:sz w:val="21"/>
          <w:szCs w:val="21"/>
          <w:bdr w:val="none" w:sz="0" w:space="0" w:color="auto" w:frame="1"/>
        </w:rPr>
        <w:t> + text.getText();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data += </w:t>
      </w:r>
      <w:r w:rsidRPr="00D45056">
        <w:rPr>
          <w:rStyle w:val="string"/>
          <w:color w:val="0000FF"/>
          <w:sz w:val="21"/>
          <w:szCs w:val="21"/>
          <w:bdr w:val="none" w:sz="0" w:space="0" w:color="auto" w:frame="1"/>
        </w:rPr>
        <w:t>", Password: "</w:t>
      </w:r>
      <w:r w:rsidRPr="00D45056">
        <w:rPr>
          <w:color w:val="000000"/>
          <w:sz w:val="21"/>
          <w:szCs w:val="21"/>
          <w:bdr w:val="none" w:sz="0" w:space="0" w:color="auto" w:frame="1"/>
        </w:rPr>
        <w:t>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String(value.getPassword());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label.setText(data);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4318AC" w:rsidRPr="00D45056" w:rsidRDefault="004318AC"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4318AC" w:rsidRPr="00D45056" w:rsidRDefault="004318AC"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4318AC" w:rsidRPr="00D45056" w:rsidRDefault="004318AC" w:rsidP="00764668">
      <w:pPr>
        <w:pStyle w:val="NormalWeb"/>
        <w:shd w:val="clear" w:color="auto" w:fill="FFFFFF"/>
        <w:jc w:val="both"/>
        <w:rPr>
          <w:color w:val="000000"/>
          <w:sz w:val="21"/>
          <w:szCs w:val="21"/>
        </w:rPr>
      </w:pPr>
      <w:r w:rsidRPr="00D45056">
        <w:rPr>
          <w:color w:val="000000"/>
          <w:sz w:val="21"/>
          <w:szCs w:val="21"/>
        </w:rPr>
        <w:t>Output:</w:t>
      </w:r>
    </w:p>
    <w:p w:rsidR="000A24D2" w:rsidRPr="00D45056" w:rsidRDefault="004318AC" w:rsidP="00764668">
      <w:pPr>
        <w:pStyle w:val="NormalWeb"/>
        <w:shd w:val="clear" w:color="auto" w:fill="FFFFFF"/>
        <w:spacing w:line="360" w:lineRule="auto"/>
        <w:jc w:val="both"/>
      </w:pPr>
      <w:r w:rsidRPr="00D45056">
        <w:rPr>
          <w:noProof/>
          <w:lang w:bidi="mr-IN"/>
        </w:rPr>
        <w:drawing>
          <wp:inline distT="0" distB="0" distL="0" distR="0">
            <wp:extent cx="1653540" cy="1530752"/>
            <wp:effectExtent l="0" t="0" r="3810" b="0"/>
            <wp:docPr id="42" name="Picture 42" descr="Java Jpasswardf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ava Jpasswardfield 2"/>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0478" cy="1537175"/>
                    </a:xfrm>
                    <a:prstGeom prst="rect">
                      <a:avLst/>
                    </a:prstGeom>
                    <a:noFill/>
                    <a:ln>
                      <a:noFill/>
                    </a:ln>
                  </pic:spPr>
                </pic:pic>
              </a:graphicData>
            </a:graphic>
          </wp:inline>
        </w:drawing>
      </w:r>
    </w:p>
    <w:p w:rsidR="005B58BD" w:rsidRPr="00D45056" w:rsidRDefault="005B58BD" w:rsidP="00764668">
      <w:pPr>
        <w:pStyle w:val="NormalWeb"/>
        <w:shd w:val="clear" w:color="auto" w:fill="FFFFFF"/>
        <w:spacing w:line="360" w:lineRule="auto"/>
        <w:jc w:val="both"/>
      </w:pPr>
    </w:p>
    <w:p w:rsidR="005B58BD" w:rsidRPr="00D45056" w:rsidRDefault="005B58BD" w:rsidP="00764668">
      <w:pPr>
        <w:pStyle w:val="NormalWeb"/>
        <w:shd w:val="clear" w:color="auto" w:fill="FFFFFF"/>
        <w:spacing w:line="360" w:lineRule="auto"/>
        <w:jc w:val="both"/>
      </w:pPr>
    </w:p>
    <w:p w:rsidR="005B58BD" w:rsidRPr="00D45056" w:rsidRDefault="005B58BD" w:rsidP="00764668">
      <w:pPr>
        <w:pStyle w:val="NormalWeb"/>
        <w:shd w:val="clear" w:color="auto" w:fill="FFFFFF"/>
        <w:spacing w:line="360" w:lineRule="auto"/>
        <w:jc w:val="both"/>
      </w:pPr>
    </w:p>
    <w:p w:rsidR="005B58BD" w:rsidRPr="00D45056" w:rsidRDefault="005B58BD" w:rsidP="00764668">
      <w:pPr>
        <w:pStyle w:val="NormalWeb"/>
        <w:shd w:val="clear" w:color="auto" w:fill="FFFFFF"/>
        <w:spacing w:line="360" w:lineRule="auto"/>
        <w:jc w:val="both"/>
      </w:pPr>
    </w:p>
    <w:p w:rsidR="005B58BD" w:rsidRPr="00D45056" w:rsidRDefault="005B58BD"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JCheckBox</w:t>
      </w:r>
    </w:p>
    <w:p w:rsidR="005B58BD" w:rsidRPr="00D45056" w:rsidRDefault="005B58BD" w:rsidP="00764668">
      <w:pPr>
        <w:pStyle w:val="NormalWeb"/>
        <w:shd w:val="clear" w:color="auto" w:fill="FFFFFF"/>
        <w:jc w:val="both"/>
        <w:rPr>
          <w:color w:val="000000"/>
          <w:sz w:val="21"/>
          <w:szCs w:val="21"/>
        </w:rPr>
      </w:pPr>
      <w:r w:rsidRPr="00D45056">
        <w:rPr>
          <w:color w:val="000000"/>
          <w:sz w:val="21"/>
          <w:szCs w:val="21"/>
        </w:rPr>
        <w:t>The JCheckBox class is used to create a checkbox. It is used to turn an option on (true) or off (false). Clicking on a CheckBox changes its state from "on" to "off" or from "off" to "on ".It inherits </w:t>
      </w:r>
      <w:hyperlink r:id="rId65" w:history="1">
        <w:r w:rsidRPr="00D45056">
          <w:rPr>
            <w:rStyle w:val="Hyperlink"/>
            <w:color w:val="008000"/>
            <w:sz w:val="21"/>
            <w:szCs w:val="21"/>
          </w:rPr>
          <w:t>JToggleButton</w:t>
        </w:r>
      </w:hyperlink>
      <w:r w:rsidRPr="00D45056">
        <w:rPr>
          <w:color w:val="000000"/>
          <w:sz w:val="21"/>
          <w:szCs w:val="21"/>
        </w:rPr>
        <w:t> class.</w:t>
      </w:r>
    </w:p>
    <w:p w:rsidR="005B58BD" w:rsidRPr="00D45056" w:rsidRDefault="005B58B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JCheckBox class declaration</w:t>
      </w:r>
    </w:p>
    <w:p w:rsidR="005B58BD" w:rsidRPr="00D45056" w:rsidRDefault="005B58BD" w:rsidP="00764668">
      <w:pPr>
        <w:pStyle w:val="NormalWeb"/>
        <w:shd w:val="clear" w:color="auto" w:fill="FFFFFF"/>
        <w:jc w:val="both"/>
        <w:rPr>
          <w:color w:val="000000"/>
          <w:sz w:val="21"/>
          <w:szCs w:val="21"/>
        </w:rPr>
      </w:pPr>
      <w:r w:rsidRPr="00D45056">
        <w:rPr>
          <w:color w:val="000000"/>
          <w:sz w:val="21"/>
          <w:szCs w:val="21"/>
        </w:rPr>
        <w:t>Let's see the declaration for javax.swing.JCheckBox class.</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JCheckBox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JToggleButton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Accessible  </w:t>
      </w:r>
    </w:p>
    <w:p w:rsidR="005B58BD" w:rsidRPr="00D45056" w:rsidRDefault="005B58BD"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97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645"/>
        <w:gridCol w:w="6137"/>
      </w:tblGrid>
      <w:tr w:rsidR="005B58BD" w:rsidRPr="00D45056" w:rsidTr="005B58BD">
        <w:trPr>
          <w:trHeight w:val="523"/>
        </w:trPr>
        <w:tc>
          <w:tcPr>
            <w:tcW w:w="0" w:type="auto"/>
            <w:shd w:val="clear" w:color="auto" w:fill="C7CCBE"/>
            <w:tcMar>
              <w:top w:w="180" w:type="dxa"/>
              <w:left w:w="180" w:type="dxa"/>
              <w:bottom w:w="180" w:type="dxa"/>
              <w:right w:w="180" w:type="dxa"/>
            </w:tcMar>
            <w:hideMark/>
          </w:tcPr>
          <w:p w:rsidR="005B58BD" w:rsidRPr="00D45056" w:rsidRDefault="005B58B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5B58BD" w:rsidRPr="00D45056" w:rsidRDefault="005B58B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5B58BD" w:rsidRPr="00D45056" w:rsidTr="005B58BD">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JJCheckBox()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an initially unselected check box button with no text, no icon.</w:t>
            </w:r>
          </w:p>
        </w:tc>
      </w:tr>
      <w:tr w:rsidR="005B58BD" w:rsidRPr="00D45056" w:rsidTr="005B58BD">
        <w:trPr>
          <w:trHeight w:val="5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JChechBox(String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an initially unselected check box with text.</w:t>
            </w:r>
          </w:p>
        </w:tc>
      </w:tr>
      <w:tr w:rsidR="005B58BD" w:rsidRPr="00D45056" w:rsidTr="005B58BD">
        <w:trPr>
          <w:trHeight w:val="8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JCheckBox(String text, boolean selected)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check box with text and specifies whether or not it is initially selected.</w:t>
            </w:r>
          </w:p>
        </w:tc>
      </w:tr>
      <w:tr w:rsidR="005B58BD" w:rsidRPr="00D45056" w:rsidTr="005B58BD">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JCheckBox(Action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check box where properties are taken from the Action supplied.</w:t>
            </w:r>
          </w:p>
        </w:tc>
      </w:tr>
    </w:tbl>
    <w:p w:rsidR="005B58BD" w:rsidRPr="00D45056" w:rsidRDefault="005B58BD"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w:t>
      </w:r>
    </w:p>
    <w:tbl>
      <w:tblPr>
        <w:tblW w:w="9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888"/>
        <w:gridCol w:w="5893"/>
      </w:tblGrid>
      <w:tr w:rsidR="005B58BD" w:rsidRPr="00D45056" w:rsidTr="005B58BD">
        <w:trPr>
          <w:trHeight w:val="460"/>
        </w:trPr>
        <w:tc>
          <w:tcPr>
            <w:tcW w:w="0" w:type="auto"/>
            <w:shd w:val="clear" w:color="auto" w:fill="C7CCBE"/>
            <w:tcMar>
              <w:top w:w="180" w:type="dxa"/>
              <w:left w:w="180" w:type="dxa"/>
              <w:bottom w:w="180" w:type="dxa"/>
              <w:right w:w="180" w:type="dxa"/>
            </w:tcMar>
            <w:hideMark/>
          </w:tcPr>
          <w:p w:rsidR="005B58BD" w:rsidRPr="00D45056" w:rsidRDefault="005B58B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5B58BD" w:rsidRPr="00D45056" w:rsidRDefault="005B58B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5B58BD" w:rsidRPr="00D45056" w:rsidTr="005B58BD">
        <w:trPr>
          <w:trHeight w:val="4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AccessibleContext getAccessibleContext()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get the AccessibleContext associated with this JCheckBox.</w:t>
            </w:r>
          </w:p>
        </w:tc>
      </w:tr>
      <w:tr w:rsidR="005B58BD" w:rsidRPr="00D45056" w:rsidTr="005B58BD">
        <w:trPr>
          <w:trHeight w:val="4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String paramString()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58BD" w:rsidRPr="00D45056" w:rsidRDefault="005B58B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returns a </w:t>
            </w:r>
            <w:hyperlink r:id="rId66" w:history="1">
              <w:r w:rsidRPr="00D45056">
                <w:rPr>
                  <w:rStyle w:val="Hyperlink"/>
                  <w:rFonts w:ascii="Times New Roman" w:hAnsi="Times New Roman" w:cs="Times New Roman"/>
                  <w:color w:val="008000"/>
                  <w:sz w:val="21"/>
                  <w:szCs w:val="21"/>
                </w:rPr>
                <w:t>string</w:t>
              </w:r>
            </w:hyperlink>
            <w:r w:rsidRPr="00D45056">
              <w:rPr>
                <w:rFonts w:ascii="Times New Roman" w:hAnsi="Times New Roman" w:cs="Times New Roman"/>
                <w:color w:val="000000"/>
                <w:sz w:val="21"/>
                <w:szCs w:val="21"/>
              </w:rPr>
              <w:t> representation of this JCheckBox.</w:t>
            </w:r>
          </w:p>
        </w:tc>
      </w:tr>
    </w:tbl>
    <w:p w:rsidR="005B58BD"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42" style="width:0;height:.75pt" o:hralign="center" o:hrstd="t" o:hrnoshade="t" o:hr="t" fillcolor="#d4d4d4" stroked="f"/>
        </w:pict>
      </w:r>
    </w:p>
    <w:p w:rsidR="005B58BD" w:rsidRPr="00D45056" w:rsidRDefault="005B58B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JCheckBox Example</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CheckBoxExample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CheckBoxExample(){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color w:val="0000FF"/>
          <w:sz w:val="21"/>
          <w:szCs w:val="21"/>
          <w:bdr w:val="none" w:sz="0" w:space="0" w:color="auto" w:frame="1"/>
        </w:rPr>
        <w:t>"CheckBox Example"</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JCheckBox checkBox1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checkBox1.setBounds(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JCheckBox checkBox2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checkBox2.setBounds(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 </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f.add(checkBox1);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f.add(checkBox2);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CheckBoxExample();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pStyle w:val="NormalWeb"/>
        <w:shd w:val="clear" w:color="auto" w:fill="FFFFFF"/>
        <w:jc w:val="both"/>
        <w:rPr>
          <w:color w:val="000000"/>
          <w:sz w:val="21"/>
          <w:szCs w:val="21"/>
        </w:rPr>
      </w:pPr>
      <w:r w:rsidRPr="00D45056">
        <w:rPr>
          <w:color w:val="000000"/>
          <w:sz w:val="21"/>
          <w:szCs w:val="21"/>
        </w:rPr>
        <w:t>Output:</w:t>
      </w:r>
    </w:p>
    <w:p w:rsidR="005B58BD" w:rsidRPr="00D45056" w:rsidRDefault="005B58BD" w:rsidP="00764668">
      <w:pPr>
        <w:jc w:val="both"/>
        <w:rPr>
          <w:rFonts w:ascii="Times New Roman" w:hAnsi="Times New Roman" w:cs="Times New Roman"/>
          <w:sz w:val="24"/>
          <w:szCs w:val="24"/>
        </w:rPr>
      </w:pPr>
      <w:r w:rsidRPr="00D45056">
        <w:rPr>
          <w:rFonts w:ascii="Times New Roman" w:hAnsi="Times New Roman" w:cs="Times New Roman"/>
          <w:noProof/>
          <w:lang w:bidi="mr-IN"/>
        </w:rPr>
        <w:lastRenderedPageBreak/>
        <w:drawing>
          <wp:inline distT="0" distB="0" distL="0" distR="0">
            <wp:extent cx="1927225" cy="1607820"/>
            <wp:effectExtent l="0" t="0" r="0" b="0"/>
            <wp:docPr id="47" name="Picture 47" descr="JAVA Jcheckbo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Jcheckbox 1"/>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5429" cy="1614664"/>
                    </a:xfrm>
                    <a:prstGeom prst="rect">
                      <a:avLst/>
                    </a:prstGeom>
                    <a:noFill/>
                    <a:ln>
                      <a:noFill/>
                    </a:ln>
                  </pic:spPr>
                </pic:pic>
              </a:graphicData>
            </a:graphic>
          </wp:inline>
        </w:drawing>
      </w:r>
    </w:p>
    <w:p w:rsidR="005B58BD"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43" style="width:0;height:.75pt" o:hralign="center" o:hrstd="t" o:hrnoshade="t" o:hr="t" fillcolor="#d4d4d4" stroked="f"/>
        </w:pict>
      </w:r>
    </w:p>
    <w:p w:rsidR="005B58BD" w:rsidRPr="00D45056" w:rsidRDefault="005B58B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JCheckBox Example with ItemListener</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CheckBoxExample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CheckBoxExample(){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"CheckBox Example"</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JLabel label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JLabel();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label.setHorizontalAlignment(JLabel.CENTER);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JCheckBox checkbox1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checkbox1.setBounds(</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JCheckBox checkbox2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checkbox2.setBounds(</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 </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f.add(checkbox1); f.add(checkbox2); f.add(label);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checkbox1.addItemListener(</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ItemListener()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itemStateChanged(ItemEvent e)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label.setText(</w:t>
      </w:r>
      <w:r w:rsidRPr="00D45056">
        <w:rPr>
          <w:rStyle w:val="string"/>
          <w:color w:val="0000FF"/>
          <w:sz w:val="21"/>
          <w:szCs w:val="21"/>
          <w:bdr w:val="none" w:sz="0" w:space="0" w:color="auto" w:frame="1"/>
        </w:rPr>
        <w:t>"C++ Checkbox: "</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(e.getStateChange()==</w:t>
      </w:r>
      <w:r w:rsidRPr="00D45056">
        <w:rPr>
          <w:rStyle w:val="number"/>
          <w:rFonts w:ascii="Times New Roman" w:hAnsi="Times New Roman" w:cs="Times New Roman"/>
          <w:color w:val="C00000"/>
          <w:sz w:val="21"/>
          <w:szCs w:val="21"/>
          <w:bdr w:val="none" w:sz="0" w:space="0" w:color="auto" w:frame="1"/>
        </w:rPr>
        <w:t>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"checked"</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"unchecked"</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checkbox2.addItemListener(</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ItemListener()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itemStateChanged(ItemEvent e)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label.setText(</w:t>
      </w:r>
      <w:r w:rsidRPr="00D45056">
        <w:rPr>
          <w:rStyle w:val="string"/>
          <w:color w:val="0000FF"/>
          <w:sz w:val="21"/>
          <w:szCs w:val="21"/>
          <w:bdr w:val="none" w:sz="0" w:space="0" w:color="auto" w:frame="1"/>
        </w:rPr>
        <w:t>"Java Checkbox: "</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(e.getStateChange()==</w:t>
      </w:r>
      <w:r w:rsidRPr="00D45056">
        <w:rPr>
          <w:rStyle w:val="number"/>
          <w:rFonts w:ascii="Times New Roman" w:hAnsi="Times New Roman" w:cs="Times New Roman"/>
          <w:color w:val="C00000"/>
          <w:sz w:val="21"/>
          <w:szCs w:val="21"/>
          <w:bdr w:val="none" w:sz="0" w:space="0" w:color="auto" w:frame="1"/>
        </w:rPr>
        <w:t>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"checked"</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"unchecked"</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400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CheckBoxExample();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5B58BD" w:rsidRPr="00D45056" w:rsidRDefault="005B58BD" w:rsidP="00764668">
      <w:pPr>
        <w:pStyle w:val="NormalWeb"/>
        <w:shd w:val="clear" w:color="auto" w:fill="FFFFFF"/>
        <w:jc w:val="both"/>
        <w:rPr>
          <w:color w:val="000000"/>
          <w:sz w:val="21"/>
          <w:szCs w:val="21"/>
        </w:rPr>
      </w:pPr>
      <w:r w:rsidRPr="00D45056">
        <w:rPr>
          <w:color w:val="000000"/>
          <w:sz w:val="21"/>
          <w:szCs w:val="21"/>
        </w:rPr>
        <w:t>Output:</w:t>
      </w:r>
    </w:p>
    <w:p w:rsidR="005B58BD" w:rsidRPr="00D45056" w:rsidRDefault="005B58BD"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529840" cy="2143337"/>
            <wp:effectExtent l="0" t="0" r="3810" b="9525"/>
            <wp:docPr id="46" name="Picture 46" descr="JAVA Jcheckbo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Jcheckbox 2"/>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6777" cy="2149215"/>
                    </a:xfrm>
                    <a:prstGeom prst="rect">
                      <a:avLst/>
                    </a:prstGeom>
                    <a:noFill/>
                    <a:ln>
                      <a:noFill/>
                    </a:ln>
                  </pic:spPr>
                </pic:pic>
              </a:graphicData>
            </a:graphic>
          </wp:inline>
        </w:drawing>
      </w:r>
    </w:p>
    <w:p w:rsidR="005B58BD"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44" style="width:0;height:.75pt" o:hralign="center" o:hrstd="t" o:hrnoshade="t" o:hr="t" fillcolor="#d4d4d4" stroked="f"/>
        </w:pict>
      </w:r>
    </w:p>
    <w:p w:rsidR="005B58BD" w:rsidRPr="00D45056" w:rsidRDefault="005B58B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JCheckBox Example: Food Order</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CheckBoxExample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JFrame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ActionListener{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JLabel l;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JCheckBox cb1,cb2,cb3;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CheckBoxExample(){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JLabel(</w:t>
      </w:r>
      <w:r w:rsidRPr="00D45056">
        <w:rPr>
          <w:rStyle w:val="string"/>
          <w:rFonts w:ascii="Times New Roman" w:hAnsi="Times New Roman" w:cs="Times New Roman"/>
          <w:color w:val="0000FF"/>
          <w:sz w:val="21"/>
          <w:szCs w:val="21"/>
          <w:bdr w:val="none" w:sz="0" w:space="0" w:color="auto" w:frame="1"/>
        </w:rPr>
        <w:t>"Food Ordering System"</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l.setBounds(</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50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cb1=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"Pizza @ 100"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cb1.setBounds(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cb2=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"Burger @ 30"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cb2.setBounds(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cb3=</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JCheckBox(</w:t>
      </w:r>
      <w:r w:rsidRPr="00D45056">
        <w:rPr>
          <w:rStyle w:val="string"/>
          <w:rFonts w:ascii="Times New Roman" w:hAnsi="Times New Roman" w:cs="Times New Roman"/>
          <w:color w:val="0000FF"/>
          <w:sz w:val="21"/>
          <w:szCs w:val="21"/>
          <w:bdr w:val="none" w:sz="0" w:space="0" w:color="auto" w:frame="1"/>
        </w:rPr>
        <w:t>"Tea @ 10"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cb3.setBounds(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150</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"Order"</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250</w:t>
      </w:r>
      <w:r w:rsidRPr="00D45056">
        <w:rPr>
          <w:color w:val="000000"/>
          <w:sz w:val="21"/>
          <w:szCs w:val="21"/>
          <w:bdr w:val="none" w:sz="0" w:space="0" w:color="auto" w:frame="1"/>
        </w:rPr>
        <w:t>,</w:t>
      </w:r>
      <w:r w:rsidRPr="00D45056">
        <w:rPr>
          <w:rStyle w:val="number"/>
          <w:color w:val="C00000"/>
          <w:sz w:val="21"/>
          <w:szCs w:val="21"/>
          <w:bdr w:val="none" w:sz="0" w:space="0" w:color="auto" w:frame="1"/>
        </w:rPr>
        <w:t>80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add(l);add(cb1);add(cb2);add(cb3);add(b);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setDefaultCloseOperation(EXIT_ON_CLOSE);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actionPerformed(ActionEvent e){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float</w:t>
      </w:r>
      <w:r w:rsidRPr="00D45056">
        <w:rPr>
          <w:rFonts w:ascii="Times New Roman" w:hAnsi="Times New Roman" w:cs="Times New Roman"/>
          <w:color w:val="000000"/>
          <w:sz w:val="21"/>
          <w:szCs w:val="21"/>
          <w:bdr w:val="none" w:sz="0" w:space="0" w:color="auto" w:frame="1"/>
        </w:rPr>
        <w:t> amount=</w:t>
      </w:r>
      <w:r w:rsidRPr="00D45056">
        <w:rPr>
          <w:rStyle w:val="number"/>
          <w:rFonts w:ascii="Times New Roman" w:hAnsi="Times New Roman" w:cs="Times New Roman"/>
          <w:color w:val="C00000"/>
          <w:sz w:val="21"/>
          <w:szCs w:val="21"/>
          <w:bdr w:val="none" w:sz="0" w:space="0" w:color="auto" w:frame="1"/>
        </w:rPr>
        <w:t>0</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msg=</w:t>
      </w:r>
      <w:r w:rsidRPr="00D45056">
        <w:rPr>
          <w:rStyle w:val="string"/>
          <w:color w:val="0000FF"/>
          <w:sz w:val="21"/>
          <w:szCs w:val="21"/>
          <w:bdr w:val="none" w:sz="0" w:space="0" w:color="auto" w:frame="1"/>
        </w:rPr>
        <w:t>""</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(cb1.isSelected()){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amount+=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msg=</w:t>
      </w:r>
      <w:r w:rsidRPr="00D45056">
        <w:rPr>
          <w:rStyle w:val="string"/>
          <w:rFonts w:ascii="Times New Roman" w:hAnsi="Times New Roman" w:cs="Times New Roman"/>
          <w:color w:val="0000FF"/>
          <w:sz w:val="21"/>
          <w:szCs w:val="21"/>
          <w:bdr w:val="none" w:sz="0" w:space="0" w:color="auto" w:frame="1"/>
        </w:rPr>
        <w:t>"Pizza: 100\n"</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(cb2.isSelected()){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amount+=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msg+=</w:t>
      </w:r>
      <w:r w:rsidRPr="00D45056">
        <w:rPr>
          <w:rStyle w:val="string"/>
          <w:rFonts w:ascii="Times New Roman" w:hAnsi="Times New Roman" w:cs="Times New Roman"/>
          <w:color w:val="0000FF"/>
          <w:sz w:val="21"/>
          <w:szCs w:val="21"/>
          <w:bdr w:val="none" w:sz="0" w:space="0" w:color="auto" w:frame="1"/>
        </w:rPr>
        <w:t>"Burger: 30\n"</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(cb3.isSelected()){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amount+=</w:t>
      </w:r>
      <w:r w:rsidRPr="00D45056">
        <w:rPr>
          <w:rStyle w:val="number"/>
          <w:color w:val="C00000"/>
          <w:sz w:val="21"/>
          <w:szCs w:val="21"/>
          <w:bdr w:val="none" w:sz="0" w:space="0" w:color="auto" w:frame="1"/>
        </w:rPr>
        <w:t>10</w:t>
      </w:r>
      <w:r w:rsidRPr="00D45056">
        <w:rPr>
          <w:color w:val="000000"/>
          <w:sz w:val="21"/>
          <w:szCs w:val="21"/>
          <w:bdr w:val="none" w:sz="0" w:space="0" w:color="auto" w:frame="1"/>
        </w:rPr>
        <w: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msg+=</w:t>
      </w:r>
      <w:r w:rsidRPr="00D45056">
        <w:rPr>
          <w:rStyle w:val="string"/>
          <w:rFonts w:ascii="Times New Roman" w:hAnsi="Times New Roman" w:cs="Times New Roman"/>
          <w:color w:val="0000FF"/>
          <w:sz w:val="21"/>
          <w:szCs w:val="21"/>
          <w:bdr w:val="none" w:sz="0" w:space="0" w:color="auto" w:frame="1"/>
        </w:rPr>
        <w:t>"Tea: 10\n"</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msg+=</w:t>
      </w:r>
      <w:r w:rsidRPr="00D45056">
        <w:rPr>
          <w:rStyle w:val="string"/>
          <w:rFonts w:ascii="Times New Roman" w:hAnsi="Times New Roman" w:cs="Times New Roman"/>
          <w:color w:val="0000FF"/>
          <w:sz w:val="21"/>
          <w:szCs w:val="21"/>
          <w:bdr w:val="none" w:sz="0" w:space="0" w:color="auto" w:frame="1"/>
        </w:rPr>
        <w:t>"-----------------\n"</w:t>
      </w: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JOptionPane.showMessageDialog(</w:t>
      </w:r>
      <w:r w:rsidRPr="00D45056">
        <w:rPr>
          <w:rStyle w:val="keyword"/>
          <w:b/>
          <w:bCs/>
          <w:color w:val="006699"/>
          <w:sz w:val="21"/>
          <w:szCs w:val="21"/>
          <w:bdr w:val="none" w:sz="0" w:space="0" w:color="auto" w:frame="1"/>
        </w:rPr>
        <w:t>this</w:t>
      </w:r>
      <w:r w:rsidRPr="00D45056">
        <w:rPr>
          <w:color w:val="000000"/>
          <w:sz w:val="21"/>
          <w:szCs w:val="21"/>
          <w:bdr w:val="none" w:sz="0" w:space="0" w:color="auto" w:frame="1"/>
        </w:rPr>
        <w:t>,msg+</w:t>
      </w:r>
      <w:r w:rsidRPr="00D45056">
        <w:rPr>
          <w:rStyle w:val="string"/>
          <w:color w:val="0000FF"/>
          <w:sz w:val="21"/>
          <w:szCs w:val="21"/>
          <w:bdr w:val="none" w:sz="0" w:space="0" w:color="auto" w:frame="1"/>
        </w:rPr>
        <w:t>"Total: "</w:t>
      </w:r>
      <w:r w:rsidRPr="00D45056">
        <w:rPr>
          <w:color w:val="000000"/>
          <w:sz w:val="21"/>
          <w:szCs w:val="21"/>
          <w:bdr w:val="none" w:sz="0" w:space="0" w:color="auto" w:frame="1"/>
        </w:rPr>
        <w:t>+amount);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CheckBoxExample();  </w:t>
      </w:r>
    </w:p>
    <w:p w:rsidR="005B58BD" w:rsidRPr="00D45056" w:rsidRDefault="005B58B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5B58BD" w:rsidRPr="00D45056" w:rsidRDefault="005B58B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5B58BD" w:rsidRPr="00D45056" w:rsidRDefault="005B58BD" w:rsidP="00764668">
      <w:pPr>
        <w:pStyle w:val="NormalWeb"/>
        <w:shd w:val="clear" w:color="auto" w:fill="FFFFFF"/>
        <w:jc w:val="both"/>
        <w:rPr>
          <w:color w:val="000000"/>
          <w:sz w:val="21"/>
          <w:szCs w:val="21"/>
        </w:rPr>
      </w:pPr>
      <w:r w:rsidRPr="00D45056">
        <w:rPr>
          <w:color w:val="000000"/>
          <w:sz w:val="21"/>
          <w:szCs w:val="21"/>
        </w:rPr>
        <w:t>Output:</w:t>
      </w:r>
    </w:p>
    <w:p w:rsidR="00FB524A" w:rsidRPr="00D45056" w:rsidRDefault="005B58BD" w:rsidP="00764668">
      <w:pPr>
        <w:spacing w:line="360" w:lineRule="auto"/>
        <w:jc w:val="both"/>
        <w:rPr>
          <w:rFonts w:ascii="Times New Roman" w:hAnsi="Times New Roman" w:cs="Times New Roman"/>
          <w:color w:val="000000"/>
          <w:sz w:val="21"/>
          <w:szCs w:val="21"/>
          <w:shd w:val="clear" w:color="auto" w:fill="FFFFFF"/>
        </w:rPr>
      </w:pPr>
      <w:r w:rsidRPr="00D45056">
        <w:rPr>
          <w:rFonts w:ascii="Times New Roman" w:hAnsi="Times New Roman" w:cs="Times New Roman"/>
          <w:noProof/>
          <w:lang w:bidi="mr-IN"/>
        </w:rPr>
        <w:drawing>
          <wp:inline distT="0" distB="0" distL="0" distR="0">
            <wp:extent cx="2148840" cy="2148840"/>
            <wp:effectExtent l="0" t="0" r="3810" b="3810"/>
            <wp:docPr id="45" name="Picture 45" descr="JAVA Jcheckbox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Jcheckbox 21"/>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r w:rsidRPr="00D45056">
        <w:rPr>
          <w:rFonts w:ascii="Times New Roman" w:hAnsi="Times New Roman" w:cs="Times New Roman"/>
          <w:color w:val="000000"/>
          <w:sz w:val="21"/>
          <w:szCs w:val="21"/>
          <w:shd w:val="clear" w:color="auto" w:fill="FFFFFF"/>
        </w:rPr>
        <w:t> </w:t>
      </w:r>
      <w:r w:rsidRPr="00D45056">
        <w:rPr>
          <w:rFonts w:ascii="Times New Roman" w:hAnsi="Times New Roman" w:cs="Times New Roman"/>
          <w:noProof/>
          <w:lang w:bidi="mr-IN"/>
        </w:rPr>
        <w:drawing>
          <wp:inline distT="0" distB="0" distL="0" distR="0">
            <wp:extent cx="2104060" cy="1424940"/>
            <wp:effectExtent l="0" t="0" r="0" b="3810"/>
            <wp:docPr id="44" name="Picture 44" descr="JAVA Jcheckbox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Jcheckbox 22"/>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5710" cy="1432830"/>
                    </a:xfrm>
                    <a:prstGeom prst="rect">
                      <a:avLst/>
                    </a:prstGeom>
                    <a:noFill/>
                    <a:ln>
                      <a:noFill/>
                    </a:ln>
                  </pic:spPr>
                </pic:pic>
              </a:graphicData>
            </a:graphic>
          </wp:inline>
        </w:drawing>
      </w:r>
    </w:p>
    <w:p w:rsidR="00394518" w:rsidRPr="00D45056" w:rsidRDefault="00394518"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JRadioButton</w:t>
      </w:r>
    </w:p>
    <w:p w:rsidR="00394518" w:rsidRPr="00D45056" w:rsidRDefault="00394518" w:rsidP="00764668">
      <w:pPr>
        <w:pStyle w:val="NormalWeb"/>
        <w:shd w:val="clear" w:color="auto" w:fill="FFFFFF"/>
        <w:jc w:val="both"/>
        <w:rPr>
          <w:color w:val="000000"/>
          <w:sz w:val="21"/>
          <w:szCs w:val="21"/>
        </w:rPr>
      </w:pPr>
      <w:r w:rsidRPr="00D45056">
        <w:rPr>
          <w:color w:val="000000"/>
          <w:sz w:val="21"/>
          <w:szCs w:val="21"/>
        </w:rPr>
        <w:t>The JRadioButton class is used to create a radio button. It is used to choose one option from multiple options. It is widely used in exam systems or quiz.</w:t>
      </w:r>
    </w:p>
    <w:p w:rsidR="00394518" w:rsidRPr="00D45056" w:rsidRDefault="00394518" w:rsidP="00764668">
      <w:pPr>
        <w:pStyle w:val="NormalWeb"/>
        <w:shd w:val="clear" w:color="auto" w:fill="FFFFFF"/>
        <w:jc w:val="both"/>
        <w:rPr>
          <w:color w:val="000000"/>
          <w:sz w:val="21"/>
          <w:szCs w:val="21"/>
        </w:rPr>
      </w:pPr>
      <w:r w:rsidRPr="00D45056">
        <w:rPr>
          <w:color w:val="000000"/>
          <w:sz w:val="21"/>
          <w:szCs w:val="21"/>
        </w:rPr>
        <w:t>It should be added in ButtonGroup to select one radio button only.</w:t>
      </w:r>
    </w:p>
    <w:p w:rsidR="00394518" w:rsidRPr="00D45056" w:rsidRDefault="0039451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JRadioButton class declaration</w:t>
      </w:r>
    </w:p>
    <w:p w:rsidR="00394518" w:rsidRPr="00D45056" w:rsidRDefault="00394518" w:rsidP="00764668">
      <w:pPr>
        <w:pStyle w:val="NormalWeb"/>
        <w:shd w:val="clear" w:color="auto" w:fill="FFFFFF"/>
        <w:jc w:val="both"/>
        <w:rPr>
          <w:color w:val="000000"/>
          <w:sz w:val="21"/>
          <w:szCs w:val="21"/>
        </w:rPr>
      </w:pPr>
      <w:r w:rsidRPr="00D45056">
        <w:rPr>
          <w:color w:val="000000"/>
          <w:sz w:val="21"/>
          <w:szCs w:val="21"/>
        </w:rPr>
        <w:t>Let's see the declaration for javax.swing.JRadioButton class.</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JRadioButton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JToggleButton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Accessible  </w:t>
      </w:r>
    </w:p>
    <w:p w:rsidR="00394518" w:rsidRPr="00D45056" w:rsidRDefault="0039451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99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991"/>
        <w:gridCol w:w="5983"/>
      </w:tblGrid>
      <w:tr w:rsidR="00394518" w:rsidRPr="00D45056" w:rsidTr="00394518">
        <w:trPr>
          <w:trHeight w:val="496"/>
        </w:trPr>
        <w:tc>
          <w:tcPr>
            <w:tcW w:w="0" w:type="auto"/>
            <w:shd w:val="clear" w:color="auto" w:fill="C7CCBE"/>
            <w:tcMar>
              <w:top w:w="180" w:type="dxa"/>
              <w:left w:w="180" w:type="dxa"/>
              <w:bottom w:w="180" w:type="dxa"/>
              <w:right w:w="180" w:type="dxa"/>
            </w:tcMar>
            <w:hideMark/>
          </w:tcPr>
          <w:p w:rsidR="00394518" w:rsidRPr="00D45056" w:rsidRDefault="0039451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394518" w:rsidRPr="00D45056" w:rsidRDefault="0039451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394518" w:rsidRPr="00D45056" w:rsidTr="00394518">
        <w:trPr>
          <w:trHeight w:val="5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JRadioButton()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an unselected radio button with no text.</w:t>
            </w:r>
          </w:p>
        </w:tc>
      </w:tr>
      <w:tr w:rsidR="00394518" w:rsidRPr="00D45056" w:rsidTr="00394518">
        <w:trPr>
          <w:trHeight w:val="5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JRadioButton(String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an unselected radio button with specified text.</w:t>
            </w:r>
          </w:p>
        </w:tc>
      </w:tr>
      <w:tr w:rsidR="00394518" w:rsidRPr="00D45056" w:rsidTr="00394518">
        <w:trPr>
          <w:trHeight w:val="5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JRadioButton(String s, boolean selected)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radio button with the specified text and selected status.</w:t>
            </w:r>
          </w:p>
        </w:tc>
      </w:tr>
    </w:tbl>
    <w:p w:rsidR="00394518"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45" style="width:0;height:.75pt" o:hralign="center" o:hrstd="t" o:hrnoshade="t" o:hr="t" fillcolor="#d4d4d4" stroked="f"/>
        </w:pict>
      </w:r>
    </w:p>
    <w:p w:rsidR="00394518" w:rsidRPr="00D45056" w:rsidRDefault="0039451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w:t>
      </w:r>
    </w:p>
    <w:tbl>
      <w:tblPr>
        <w:tblW w:w="1014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761"/>
        <w:gridCol w:w="5381"/>
      </w:tblGrid>
      <w:tr w:rsidR="00394518" w:rsidRPr="00D45056" w:rsidTr="00394518">
        <w:trPr>
          <w:trHeight w:val="549"/>
        </w:trPr>
        <w:tc>
          <w:tcPr>
            <w:tcW w:w="0" w:type="auto"/>
            <w:shd w:val="clear" w:color="auto" w:fill="C7CCBE"/>
            <w:tcMar>
              <w:top w:w="180" w:type="dxa"/>
              <w:left w:w="180" w:type="dxa"/>
              <w:bottom w:w="180" w:type="dxa"/>
              <w:right w:w="180" w:type="dxa"/>
            </w:tcMar>
            <w:hideMark/>
          </w:tcPr>
          <w:p w:rsidR="00394518" w:rsidRPr="00D45056" w:rsidRDefault="0039451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394518" w:rsidRPr="00D45056" w:rsidRDefault="0039451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394518" w:rsidRPr="00D45056" w:rsidTr="00394518">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setText(String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specified text on button.</w:t>
            </w:r>
          </w:p>
        </w:tc>
      </w:tr>
      <w:tr w:rsidR="00394518" w:rsidRPr="00D45056" w:rsidTr="00394518">
        <w:trPr>
          <w:trHeight w:val="5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String getText()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return the text of the button.</w:t>
            </w:r>
          </w:p>
        </w:tc>
      </w:tr>
      <w:tr w:rsidR="00394518" w:rsidRPr="00D45056" w:rsidTr="00394518">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setEnabled(boolean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enable or disable the button.</w:t>
            </w:r>
          </w:p>
        </w:tc>
      </w:tr>
      <w:tr w:rsidR="00394518" w:rsidRPr="00D45056" w:rsidTr="00394518">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setIcon(Icon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the specified Icon on the button.</w:t>
            </w:r>
          </w:p>
        </w:tc>
      </w:tr>
      <w:tr w:rsidR="00394518" w:rsidRPr="00D45056" w:rsidTr="00394518">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Icon getIcon()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get the Icon of the button.</w:t>
            </w:r>
          </w:p>
        </w:tc>
      </w:tr>
      <w:tr w:rsidR="00394518" w:rsidRPr="00D45056" w:rsidTr="00394518">
        <w:trPr>
          <w:trHeight w:val="5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setMnemonic(int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set the mnemonic on the button.</w:t>
            </w:r>
          </w:p>
        </w:tc>
      </w:tr>
      <w:tr w:rsidR="00394518" w:rsidRPr="00D45056" w:rsidTr="00394518">
        <w:trPr>
          <w:trHeight w:val="5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addActionListener(ActionListener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94518" w:rsidRPr="00D45056" w:rsidRDefault="0039451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the action listener to this object.</w:t>
            </w:r>
          </w:p>
        </w:tc>
      </w:tr>
    </w:tbl>
    <w:p w:rsidR="00394518"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46" style="width:0;height:.75pt" o:hralign="center" o:hrstd="t" o:hrnoshade="t" o:hr="t" fillcolor="#d4d4d4" stroked="f"/>
        </w:pict>
      </w:r>
    </w:p>
    <w:p w:rsidR="00394518" w:rsidRPr="00D45056" w:rsidRDefault="0039451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JRadioButton Example</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RadioButtonExample {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RadioButtonExample(){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JFrame();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JRadioButton r1=</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JRadioButton(</w:t>
      </w:r>
      <w:r w:rsidRPr="00D45056">
        <w:rPr>
          <w:rStyle w:val="string"/>
          <w:rFonts w:ascii="Times New Roman" w:hAnsi="Times New Roman" w:cs="Times New Roman"/>
          <w:color w:val="0000FF"/>
          <w:sz w:val="21"/>
          <w:szCs w:val="21"/>
          <w:bdr w:val="none" w:sz="0" w:space="0" w:color="auto" w:frame="1"/>
        </w:rPr>
        <w:t>"A) Male"</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JRadioButton r2=</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JRadioButton(</w:t>
      </w:r>
      <w:r w:rsidRPr="00D45056">
        <w:rPr>
          <w:rStyle w:val="string"/>
          <w:color w:val="0000FF"/>
          <w:sz w:val="21"/>
          <w:szCs w:val="21"/>
          <w:bdr w:val="none" w:sz="0" w:space="0" w:color="auto" w:frame="1"/>
        </w:rPr>
        <w:t>"B) Female"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r1.setBounds(</w:t>
      </w:r>
      <w:r w:rsidRPr="00D45056">
        <w:rPr>
          <w:rStyle w:val="number"/>
          <w:rFonts w:ascii="Times New Roman" w:hAnsi="Times New Roman" w:cs="Times New Roman"/>
          <w:color w:val="C00000"/>
          <w:sz w:val="21"/>
          <w:szCs w:val="21"/>
          <w:bdr w:val="none" w:sz="0" w:space="0" w:color="auto" w:frame="1"/>
        </w:rPr>
        <w:t>75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r2.setBounds(</w:t>
      </w:r>
      <w:r w:rsidRPr="00D45056">
        <w:rPr>
          <w:rStyle w:val="number"/>
          <w:color w:val="C00000"/>
          <w:sz w:val="21"/>
          <w:szCs w:val="21"/>
          <w:bdr w:val="none" w:sz="0" w:space="0" w:color="auto" w:frame="1"/>
        </w:rPr>
        <w:t>75</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ButtonGroup bg=</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ButtonGroup();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bg.add(r1);bg.add(r2);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f.add(r1);f.add(r2);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RadioButtonExample();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NormalWeb"/>
        <w:shd w:val="clear" w:color="auto" w:fill="FFFFFF"/>
        <w:jc w:val="both"/>
        <w:rPr>
          <w:color w:val="000000"/>
          <w:sz w:val="21"/>
          <w:szCs w:val="21"/>
        </w:rPr>
      </w:pPr>
      <w:r w:rsidRPr="00D45056">
        <w:rPr>
          <w:color w:val="000000"/>
          <w:sz w:val="21"/>
          <w:szCs w:val="21"/>
        </w:rPr>
        <w:t>Output:</w:t>
      </w:r>
    </w:p>
    <w:p w:rsidR="00394518" w:rsidRPr="00D45056" w:rsidRDefault="00394518"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255520" cy="2047775"/>
            <wp:effectExtent l="0" t="0" r="0" b="0"/>
            <wp:docPr id="49" name="Picture 49" descr="JAVA Jradiobutt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AVA Jradiobutton 1"/>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2041" cy="2053696"/>
                    </a:xfrm>
                    <a:prstGeom prst="rect">
                      <a:avLst/>
                    </a:prstGeom>
                    <a:noFill/>
                    <a:ln>
                      <a:noFill/>
                    </a:ln>
                  </pic:spPr>
                </pic:pic>
              </a:graphicData>
            </a:graphic>
          </wp:inline>
        </w:drawing>
      </w:r>
    </w:p>
    <w:p w:rsidR="00394518"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47" style="width:0;height:.75pt" o:hralign="center" o:hrstd="t" o:hrnoshade="t" o:hr="t" fillcolor="#d4d4d4" stroked="f"/>
        </w:pict>
      </w:r>
    </w:p>
    <w:p w:rsidR="00394518" w:rsidRPr="00D45056" w:rsidRDefault="0039451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JRadioButton Example with ActionListener</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RadioButtonExample </w:t>
      </w:r>
      <w:r w:rsidRPr="00D45056">
        <w:rPr>
          <w:rStyle w:val="keyword"/>
          <w:rFonts w:eastAsiaTheme="majorEastAsia"/>
          <w:b/>
          <w:bCs/>
          <w:color w:val="006699"/>
          <w:sz w:val="21"/>
          <w:szCs w:val="21"/>
          <w:bdr w:val="none" w:sz="0" w:space="0" w:color="auto" w:frame="1"/>
        </w:rPr>
        <w:t>extends</w:t>
      </w:r>
      <w:r w:rsidRPr="00D45056">
        <w:rPr>
          <w:color w:val="000000"/>
          <w:sz w:val="21"/>
          <w:szCs w:val="21"/>
          <w:bdr w:val="none" w:sz="0" w:space="0" w:color="auto" w:frame="1"/>
        </w:rPr>
        <w:t> JFrame </w:t>
      </w:r>
      <w:r w:rsidRPr="00D45056">
        <w:rPr>
          <w:rStyle w:val="keyword"/>
          <w:rFonts w:eastAsiaTheme="majorEastAsia"/>
          <w:b/>
          <w:bCs/>
          <w:color w:val="006699"/>
          <w:sz w:val="21"/>
          <w:szCs w:val="21"/>
          <w:bdr w:val="none" w:sz="0" w:space="0" w:color="auto" w:frame="1"/>
        </w:rPr>
        <w:t>implements</w:t>
      </w:r>
      <w:r w:rsidRPr="00D45056">
        <w:rPr>
          <w:color w:val="000000"/>
          <w:sz w:val="21"/>
          <w:szCs w:val="21"/>
          <w:bdr w:val="none" w:sz="0" w:space="0" w:color="auto" w:frame="1"/>
        </w:rPr>
        <w:t> ActionListener{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JRadioButton rb1,rb2;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JButton b;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RadioButtonExample(){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rb1=</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JRadioButton(</w:t>
      </w:r>
      <w:r w:rsidRPr="00D45056">
        <w:rPr>
          <w:rStyle w:val="string"/>
          <w:color w:val="0000FF"/>
          <w:sz w:val="21"/>
          <w:szCs w:val="21"/>
          <w:bdr w:val="none" w:sz="0" w:space="0" w:color="auto" w:frame="1"/>
        </w:rPr>
        <w:t>"Male"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rb1.setBounds(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rb2=</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JRadioButton(</w:t>
      </w:r>
      <w:r w:rsidRPr="00D45056">
        <w:rPr>
          <w:rStyle w:val="string"/>
          <w:color w:val="0000FF"/>
          <w:sz w:val="21"/>
          <w:szCs w:val="21"/>
          <w:bdr w:val="none" w:sz="0" w:space="0" w:color="auto" w:frame="1"/>
        </w:rPr>
        <w:t>"Female"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rb2.setBounds(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ButtonGroup bg=</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ButtonGroup();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bg.add(rb1);bg.add(rb2);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"click"</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80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b.addActionListener(</w:t>
      </w:r>
      <w:r w:rsidRPr="00D45056">
        <w:rPr>
          <w:rStyle w:val="keyword"/>
          <w:rFonts w:eastAsiaTheme="majorEastAsia"/>
          <w:b/>
          <w:bCs/>
          <w:color w:val="006699"/>
          <w:sz w:val="21"/>
          <w:szCs w:val="21"/>
          <w:bdr w:val="none" w:sz="0" w:space="0" w:color="auto" w:frame="1"/>
        </w:rPr>
        <w:t>this</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add(rb1);add(rb2);add(b);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setVisible(</w:t>
      </w:r>
      <w:r w:rsidRPr="00D45056">
        <w:rPr>
          <w:rStyle w:val="keyword"/>
          <w:rFonts w:eastAsiaTheme="majorEastAsia"/>
          <w:b/>
          <w:bCs/>
          <w:color w:val="006699"/>
          <w:sz w:val="21"/>
          <w:szCs w:val="21"/>
          <w:bdr w:val="none" w:sz="0" w:space="0" w:color="auto" w:frame="1"/>
        </w:rPr>
        <w:t>true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(rb1.isSelected()){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JOptionPane.showMessageDialog(</w:t>
      </w:r>
      <w:r w:rsidRPr="00D45056">
        <w:rPr>
          <w:rStyle w:val="keyword"/>
          <w:rFonts w:eastAsiaTheme="majorEastAsia"/>
          <w:b/>
          <w:bCs/>
          <w:color w:val="006699"/>
          <w:sz w:val="21"/>
          <w:szCs w:val="21"/>
          <w:bdr w:val="none" w:sz="0" w:space="0" w:color="auto" w:frame="1"/>
        </w:rPr>
        <w:t>this</w:t>
      </w:r>
      <w:r w:rsidRPr="00D45056">
        <w:rPr>
          <w:color w:val="000000"/>
          <w:sz w:val="21"/>
          <w:szCs w:val="21"/>
          <w:bdr w:val="none" w:sz="0" w:space="0" w:color="auto" w:frame="1"/>
        </w:rPr>
        <w:t>,</w:t>
      </w:r>
      <w:r w:rsidRPr="00D45056">
        <w:rPr>
          <w:rStyle w:val="string"/>
          <w:color w:val="0000FF"/>
          <w:sz w:val="21"/>
          <w:szCs w:val="21"/>
          <w:bdr w:val="none" w:sz="0" w:space="0" w:color="auto" w:frame="1"/>
        </w:rPr>
        <w:t>"You are Male."</w:t>
      </w: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if</w:t>
      </w:r>
      <w:r w:rsidRPr="00D45056">
        <w:rPr>
          <w:color w:val="000000"/>
          <w:sz w:val="21"/>
          <w:szCs w:val="21"/>
          <w:bdr w:val="none" w:sz="0" w:space="0" w:color="auto" w:frame="1"/>
        </w:rPr>
        <w:t>(rb2.isSelected()){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JOptionPane.showMessageDialog(</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"You are Female."</w:t>
      </w: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main(String args[]){    </w:t>
      </w:r>
    </w:p>
    <w:p w:rsidR="00394518" w:rsidRPr="00D45056" w:rsidRDefault="0039451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RadioButtonExample();    </w:t>
      </w:r>
    </w:p>
    <w:p w:rsidR="00394518" w:rsidRPr="00D45056" w:rsidRDefault="0039451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394518" w:rsidRPr="00D45056" w:rsidRDefault="00394518" w:rsidP="00764668">
      <w:pPr>
        <w:pStyle w:val="NormalWeb"/>
        <w:shd w:val="clear" w:color="auto" w:fill="FFFFFF"/>
        <w:jc w:val="both"/>
        <w:rPr>
          <w:color w:val="000000"/>
          <w:sz w:val="21"/>
          <w:szCs w:val="21"/>
        </w:rPr>
      </w:pPr>
      <w:r w:rsidRPr="00D45056">
        <w:rPr>
          <w:color w:val="000000"/>
          <w:sz w:val="21"/>
          <w:szCs w:val="21"/>
        </w:rPr>
        <w:t>Output:</w:t>
      </w:r>
    </w:p>
    <w:p w:rsidR="00394518" w:rsidRPr="00D45056" w:rsidRDefault="00394518"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3202947" cy="1607820"/>
            <wp:effectExtent l="0" t="0" r="0" b="0"/>
            <wp:docPr id="48" name="Picture 48" descr="JAVA Jradiobutt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Jradiobutton 2"/>
                    <pic:cNvPicPr>
                      <a:picLocks noChangeAspect="1" noChangeArrowheads="1"/>
                    </pic:cNvPicPr>
                  </pic:nvPicPr>
                  <pic:blipFill>
                    <a:blip r:embed="rId7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0923" cy="1611824"/>
                    </a:xfrm>
                    <a:prstGeom prst="rect">
                      <a:avLst/>
                    </a:prstGeom>
                    <a:noFill/>
                    <a:ln>
                      <a:noFill/>
                    </a:ln>
                  </pic:spPr>
                </pic:pic>
              </a:graphicData>
            </a:graphic>
          </wp:inline>
        </w:drawing>
      </w:r>
    </w:p>
    <w:p w:rsidR="00172A5D" w:rsidRPr="00D45056" w:rsidRDefault="00172A5D"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JComboBox</w:t>
      </w:r>
    </w:p>
    <w:p w:rsidR="00172A5D" w:rsidRPr="00D45056" w:rsidRDefault="00172A5D" w:rsidP="00764668">
      <w:pPr>
        <w:pStyle w:val="NormalWeb"/>
        <w:shd w:val="clear" w:color="auto" w:fill="FFFFFF"/>
        <w:jc w:val="both"/>
        <w:rPr>
          <w:color w:val="000000"/>
          <w:sz w:val="21"/>
          <w:szCs w:val="21"/>
        </w:rPr>
      </w:pPr>
      <w:r w:rsidRPr="00D45056">
        <w:rPr>
          <w:color w:val="000000"/>
          <w:sz w:val="21"/>
          <w:szCs w:val="21"/>
        </w:rPr>
        <w:lastRenderedPageBreak/>
        <w:t>The object of Choice class is used to show popup menu of choices. Choice selected by user is shown on the top of a </w:t>
      </w:r>
      <w:hyperlink r:id="rId73" w:history="1">
        <w:r w:rsidRPr="00D45056">
          <w:rPr>
            <w:rStyle w:val="Hyperlink"/>
            <w:color w:val="008000"/>
            <w:sz w:val="21"/>
            <w:szCs w:val="21"/>
          </w:rPr>
          <w:t>menu</w:t>
        </w:r>
      </w:hyperlink>
      <w:r w:rsidRPr="00D45056">
        <w:rPr>
          <w:color w:val="000000"/>
          <w:sz w:val="21"/>
          <w:szCs w:val="21"/>
        </w:rPr>
        <w:t>. It inherits </w:t>
      </w:r>
      <w:hyperlink r:id="rId74" w:history="1">
        <w:r w:rsidRPr="00D45056">
          <w:rPr>
            <w:rStyle w:val="Hyperlink"/>
            <w:color w:val="008000"/>
            <w:sz w:val="21"/>
            <w:szCs w:val="21"/>
          </w:rPr>
          <w:t>JComponent</w:t>
        </w:r>
      </w:hyperlink>
      <w:r w:rsidRPr="00D45056">
        <w:rPr>
          <w:color w:val="000000"/>
          <w:sz w:val="21"/>
          <w:szCs w:val="21"/>
        </w:rPr>
        <w:t> class.</w:t>
      </w:r>
    </w:p>
    <w:p w:rsidR="00172A5D" w:rsidRPr="00D45056" w:rsidRDefault="00172A5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JComboBox class declaration</w:t>
      </w:r>
    </w:p>
    <w:p w:rsidR="00172A5D" w:rsidRPr="00D45056" w:rsidRDefault="00172A5D" w:rsidP="00764668">
      <w:pPr>
        <w:pStyle w:val="NormalWeb"/>
        <w:shd w:val="clear" w:color="auto" w:fill="FFFFFF"/>
        <w:jc w:val="both"/>
        <w:rPr>
          <w:color w:val="000000"/>
          <w:sz w:val="21"/>
          <w:szCs w:val="21"/>
        </w:rPr>
      </w:pPr>
      <w:r w:rsidRPr="00D45056">
        <w:rPr>
          <w:color w:val="000000"/>
          <w:sz w:val="21"/>
          <w:szCs w:val="21"/>
        </w:rPr>
        <w:t>Let's see the declaration for javax.swing.JComboBox class.</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JComboBox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ItemSelectable, ListDataListener, ActionListener, Accessible  </w:t>
      </w:r>
    </w:p>
    <w:p w:rsidR="00172A5D" w:rsidRPr="00D45056" w:rsidRDefault="00172A5D"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100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226"/>
        <w:gridCol w:w="6844"/>
      </w:tblGrid>
      <w:tr w:rsidR="00172A5D" w:rsidRPr="00D45056" w:rsidTr="00172A5D">
        <w:trPr>
          <w:trHeight w:val="542"/>
        </w:trPr>
        <w:tc>
          <w:tcPr>
            <w:tcW w:w="0" w:type="auto"/>
            <w:shd w:val="clear" w:color="auto" w:fill="C7CCBE"/>
            <w:tcMar>
              <w:top w:w="180" w:type="dxa"/>
              <w:left w:w="180" w:type="dxa"/>
              <w:bottom w:w="180" w:type="dxa"/>
              <w:right w:w="180" w:type="dxa"/>
            </w:tcMar>
            <w:hideMark/>
          </w:tcPr>
          <w:p w:rsidR="00172A5D" w:rsidRPr="00D45056" w:rsidRDefault="00172A5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172A5D" w:rsidRPr="00D45056" w:rsidRDefault="00172A5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172A5D" w:rsidRPr="00D45056" w:rsidTr="00172A5D">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JComboBox()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JComboBox with a default data model.</w:t>
            </w:r>
          </w:p>
        </w:tc>
      </w:tr>
      <w:tr w:rsidR="00172A5D" w:rsidRPr="00D45056" w:rsidTr="00172A5D">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JComboBox(Object[] items)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JComboBox that contains the elements in the specified </w:t>
            </w:r>
            <w:hyperlink r:id="rId75" w:history="1">
              <w:r w:rsidRPr="00D45056">
                <w:rPr>
                  <w:rStyle w:val="Hyperlink"/>
                  <w:rFonts w:ascii="Times New Roman" w:hAnsi="Times New Roman" w:cs="Times New Roman"/>
                  <w:color w:val="008000"/>
                  <w:sz w:val="21"/>
                  <w:szCs w:val="21"/>
                </w:rPr>
                <w:t>array</w:t>
              </w:r>
            </w:hyperlink>
            <w:r w:rsidRPr="00D45056">
              <w:rPr>
                <w:rFonts w:ascii="Times New Roman" w:hAnsi="Times New Roman" w:cs="Times New Roman"/>
                <w:color w:val="000000"/>
                <w:sz w:val="21"/>
                <w:szCs w:val="21"/>
              </w:rPr>
              <w:t>.</w:t>
            </w:r>
          </w:p>
        </w:tc>
      </w:tr>
      <w:tr w:rsidR="00172A5D" w:rsidRPr="00D45056" w:rsidTr="00172A5D">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JComboBox(Vector&lt;?&gt; items)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JComboBox that contains the elements in the specified </w:t>
            </w:r>
            <w:hyperlink r:id="rId76" w:history="1">
              <w:r w:rsidRPr="00D45056">
                <w:rPr>
                  <w:rStyle w:val="Hyperlink"/>
                  <w:rFonts w:ascii="Times New Roman" w:hAnsi="Times New Roman" w:cs="Times New Roman"/>
                  <w:color w:val="008000"/>
                  <w:sz w:val="21"/>
                  <w:szCs w:val="21"/>
                </w:rPr>
                <w:t>Vector</w:t>
              </w:r>
            </w:hyperlink>
            <w:r w:rsidRPr="00D45056">
              <w:rPr>
                <w:rFonts w:ascii="Times New Roman" w:hAnsi="Times New Roman" w:cs="Times New Roman"/>
                <w:color w:val="000000"/>
                <w:sz w:val="21"/>
                <w:szCs w:val="21"/>
              </w:rPr>
              <w:t>.</w:t>
            </w:r>
          </w:p>
        </w:tc>
      </w:tr>
    </w:tbl>
    <w:p w:rsidR="00172A5D"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48" style="width:0;height:.75pt" o:hralign="center" o:hrstd="t" o:hrnoshade="t" o:hr="t" fillcolor="#d4d4d4" stroked="f"/>
        </w:pict>
      </w:r>
    </w:p>
    <w:p w:rsidR="00172A5D" w:rsidRPr="00D45056" w:rsidRDefault="00172A5D"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w:t>
      </w:r>
    </w:p>
    <w:tbl>
      <w:tblPr>
        <w:tblW w:w="100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270"/>
        <w:gridCol w:w="5775"/>
      </w:tblGrid>
      <w:tr w:rsidR="00172A5D" w:rsidRPr="00D45056" w:rsidTr="00172A5D">
        <w:trPr>
          <w:trHeight w:val="558"/>
        </w:trPr>
        <w:tc>
          <w:tcPr>
            <w:tcW w:w="0" w:type="auto"/>
            <w:shd w:val="clear" w:color="auto" w:fill="C7CCBE"/>
            <w:tcMar>
              <w:top w:w="180" w:type="dxa"/>
              <w:left w:w="180" w:type="dxa"/>
              <w:bottom w:w="180" w:type="dxa"/>
              <w:right w:w="180" w:type="dxa"/>
            </w:tcMar>
            <w:hideMark/>
          </w:tcPr>
          <w:p w:rsidR="00172A5D" w:rsidRPr="00D45056" w:rsidRDefault="00172A5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172A5D" w:rsidRPr="00D45056" w:rsidRDefault="00172A5D"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172A5D" w:rsidRPr="00D45056" w:rsidTr="00172A5D">
        <w:trPr>
          <w:trHeight w:val="5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addItem(Object anObject)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an item to the item list.</w:t>
            </w:r>
          </w:p>
        </w:tc>
      </w:tr>
      <w:tr w:rsidR="00172A5D" w:rsidRPr="00D45056" w:rsidTr="00172A5D">
        <w:trPr>
          <w:trHeight w:val="5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removeItem(Object anObject)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delete an item to the item list.</w:t>
            </w:r>
          </w:p>
        </w:tc>
      </w:tr>
      <w:tr w:rsidR="00172A5D" w:rsidRPr="00D45056" w:rsidTr="00172A5D">
        <w:trPr>
          <w:trHeight w:val="5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removeAllItems()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remove all the items from the list.</w:t>
            </w:r>
          </w:p>
        </w:tc>
      </w:tr>
      <w:tr w:rsidR="00172A5D" w:rsidRPr="00D45056" w:rsidTr="00172A5D">
        <w:trPr>
          <w:trHeight w:val="5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setEditable(boolean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determine whether the JComboBox is editable.</w:t>
            </w:r>
          </w:p>
        </w:tc>
      </w:tr>
      <w:tr w:rsidR="00172A5D" w:rsidRPr="00D45056" w:rsidTr="00172A5D">
        <w:trPr>
          <w:trHeight w:val="5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addActionListener(ActionListener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the </w:t>
            </w:r>
            <w:hyperlink r:id="rId77" w:history="1">
              <w:r w:rsidRPr="00D45056">
                <w:rPr>
                  <w:rStyle w:val="Hyperlink"/>
                  <w:rFonts w:ascii="Times New Roman" w:hAnsi="Times New Roman" w:cs="Times New Roman"/>
                  <w:color w:val="008000"/>
                  <w:sz w:val="21"/>
                  <w:szCs w:val="21"/>
                </w:rPr>
                <w:t>ActionListener</w:t>
              </w:r>
            </w:hyperlink>
            <w:r w:rsidRPr="00D45056">
              <w:rPr>
                <w:rFonts w:ascii="Times New Roman" w:hAnsi="Times New Roman" w:cs="Times New Roman"/>
                <w:color w:val="000000"/>
                <w:sz w:val="21"/>
                <w:szCs w:val="21"/>
              </w:rPr>
              <w:t>.</w:t>
            </w:r>
          </w:p>
        </w:tc>
      </w:tr>
      <w:tr w:rsidR="00172A5D" w:rsidRPr="00D45056" w:rsidTr="00172A5D">
        <w:trPr>
          <w:trHeight w:val="5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void addItemListener(ItemListener 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72A5D" w:rsidRPr="00D45056" w:rsidRDefault="00172A5D"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the </w:t>
            </w:r>
            <w:hyperlink r:id="rId78" w:history="1">
              <w:r w:rsidRPr="00D45056">
                <w:rPr>
                  <w:rStyle w:val="Hyperlink"/>
                  <w:rFonts w:ascii="Times New Roman" w:hAnsi="Times New Roman" w:cs="Times New Roman"/>
                  <w:color w:val="008000"/>
                  <w:sz w:val="21"/>
                  <w:szCs w:val="21"/>
                </w:rPr>
                <w:t>ItemListener</w:t>
              </w:r>
            </w:hyperlink>
            <w:r w:rsidRPr="00D45056">
              <w:rPr>
                <w:rFonts w:ascii="Times New Roman" w:hAnsi="Times New Roman" w:cs="Times New Roman"/>
                <w:color w:val="000000"/>
                <w:sz w:val="21"/>
                <w:szCs w:val="21"/>
              </w:rPr>
              <w:t>.</w:t>
            </w:r>
          </w:p>
        </w:tc>
      </w:tr>
    </w:tbl>
    <w:p w:rsidR="00172A5D" w:rsidRPr="00D45056" w:rsidRDefault="00172A5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JComboBox Example</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ComboBoxExample {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ComboBoxExample(){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color w:val="0000FF"/>
          <w:sz w:val="21"/>
          <w:szCs w:val="21"/>
          <w:bdr w:val="none" w:sz="0" w:space="0" w:color="auto" w:frame="1"/>
        </w:rPr>
        <w:t>"ComboBox Example"</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country[]={</w:t>
      </w:r>
      <w:r w:rsidRPr="00D45056">
        <w:rPr>
          <w:rStyle w:val="string"/>
          <w:rFonts w:ascii="Times New Roman" w:hAnsi="Times New Roman" w:cs="Times New Roman"/>
          <w:color w:val="0000FF"/>
          <w:sz w:val="21"/>
          <w:szCs w:val="21"/>
          <w:bdr w:val="none" w:sz="0" w:space="0" w:color="auto" w:frame="1"/>
        </w:rPr>
        <w:t>"India"</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"Aus"</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"U.S.A"</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"England"</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"Newzealand"</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JComboBox cb=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JComboBox(country);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cb.setBounds(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90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f.add(cb);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500</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ComboBoxExample();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72A5D" w:rsidRPr="00D45056" w:rsidRDefault="00172A5D" w:rsidP="00764668">
      <w:pPr>
        <w:pStyle w:val="NormalWeb"/>
        <w:shd w:val="clear" w:color="auto" w:fill="FFFFFF"/>
        <w:jc w:val="both"/>
        <w:rPr>
          <w:color w:val="000000"/>
          <w:sz w:val="21"/>
          <w:szCs w:val="21"/>
        </w:rPr>
      </w:pPr>
      <w:r w:rsidRPr="00D45056">
        <w:rPr>
          <w:color w:val="000000"/>
          <w:sz w:val="21"/>
          <w:szCs w:val="21"/>
        </w:rPr>
        <w:t>Output:</w:t>
      </w:r>
    </w:p>
    <w:p w:rsidR="00172A5D" w:rsidRPr="00D45056" w:rsidRDefault="00172A5D"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545080" cy="1727432"/>
            <wp:effectExtent l="0" t="0" r="7620" b="6350"/>
            <wp:docPr id="51" name="Picture 51" descr="JAVA Jcombobo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 Jcombobox 1"/>
                    <pic:cNvPicPr>
                      <a:picLocks noChangeAspect="1" noChangeArrowheads="1"/>
                    </pic:cNvPicPr>
                  </pic:nvPicPr>
                  <pic:blipFill>
                    <a:blip r:embed="rId7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1092" cy="1731513"/>
                    </a:xfrm>
                    <a:prstGeom prst="rect">
                      <a:avLst/>
                    </a:prstGeom>
                    <a:noFill/>
                    <a:ln>
                      <a:noFill/>
                    </a:ln>
                  </pic:spPr>
                </pic:pic>
              </a:graphicData>
            </a:graphic>
          </wp:inline>
        </w:drawing>
      </w:r>
    </w:p>
    <w:p w:rsidR="00172A5D"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49" style="width:0;height:.75pt" o:hralign="center" o:hrstd="t" o:hrnoshade="t" o:hr="t" fillcolor="#d4d4d4" stroked="f"/>
        </w:pict>
      </w:r>
    </w:p>
    <w:p w:rsidR="00172A5D" w:rsidRPr="00D45056" w:rsidRDefault="00172A5D"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JComboBox Example with ActionListener</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lastRenderedPageBreak/>
        <w:t>import</w:t>
      </w:r>
      <w:r w:rsidRPr="00D45056">
        <w:rPr>
          <w:rFonts w:ascii="Times New Roman" w:hAnsi="Times New Roman" w:cs="Times New Roman"/>
          <w:color w:val="000000"/>
          <w:sz w:val="21"/>
          <w:szCs w:val="21"/>
          <w:bdr w:val="none" w:sz="0" w:space="0" w:color="auto" w:frame="1"/>
        </w:rPr>
        <w:t> java.awt.event.*;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ComboBoxExample {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JFrame f;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ComboBoxExample(){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"ComboBox Example"</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JLabel label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JLabel();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label.setHorizontalAlignment(JLabel.CENTER);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"Show"</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b.setBounds(</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75</w:t>
      </w:r>
      <w:r w:rsidRPr="00D45056">
        <w:rPr>
          <w:color w:val="000000"/>
          <w:sz w:val="21"/>
          <w:szCs w:val="21"/>
          <w:bdr w:val="none" w:sz="0" w:space="0" w:color="auto" w:frame="1"/>
        </w:rPr>
        <w:t>,</w:t>
      </w:r>
      <w:r w:rsidRPr="00D45056">
        <w:rPr>
          <w:rStyle w:val="number"/>
          <w:color w:val="C00000"/>
          <w:sz w:val="21"/>
          <w:szCs w:val="21"/>
          <w:bdr w:val="none" w:sz="0" w:space="0" w:color="auto" w:frame="1"/>
        </w:rPr>
        <w:t>20</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languages[]={</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"PHP"</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JComboBox cb=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JComboBox(languages);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cb.setBounds(</w:t>
      </w:r>
      <w:r w:rsidRPr="00D45056">
        <w:rPr>
          <w:rStyle w:val="number"/>
          <w:rFonts w:ascii="Times New Roman" w:hAnsi="Times New Roman" w:cs="Times New Roman"/>
          <w:color w:val="C00000"/>
          <w:sz w:val="21"/>
          <w:szCs w:val="21"/>
          <w:bdr w:val="none" w:sz="0" w:space="0" w:color="auto" w:frame="1"/>
        </w:rPr>
        <w:t>50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90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f.add(cb); f.add(label); f.add(b);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350</w:t>
      </w:r>
      <w:r w:rsidRPr="00D45056">
        <w:rPr>
          <w:color w:val="000000"/>
          <w:sz w:val="21"/>
          <w:szCs w:val="21"/>
          <w:bdr w:val="none" w:sz="0" w:space="0" w:color="auto" w:frame="1"/>
        </w:rPr>
        <w:t>,</w:t>
      </w:r>
      <w:r w:rsidRPr="00D45056">
        <w:rPr>
          <w:rStyle w:val="number"/>
          <w:color w:val="C00000"/>
          <w:sz w:val="21"/>
          <w:szCs w:val="21"/>
          <w:bdr w:val="none" w:sz="0" w:space="0" w:color="auto" w:frame="1"/>
        </w:rPr>
        <w:t>350</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b.addActionListener(</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ActionListener() {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String data = </w:t>
      </w:r>
      <w:r w:rsidRPr="00D45056">
        <w:rPr>
          <w:rStyle w:val="string"/>
          <w:color w:val="0000FF"/>
          <w:sz w:val="21"/>
          <w:szCs w:val="21"/>
          <w:bdr w:val="none" w:sz="0" w:space="0" w:color="auto" w:frame="1"/>
        </w:rPr>
        <w:t>"Programming language Selected: "</w:t>
      </w: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cb.getItemAt(cb.getSelectedIndex());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label.setText(data);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ComboBoxExample();         </w:t>
      </w:r>
    </w:p>
    <w:p w:rsidR="00172A5D" w:rsidRPr="00D45056" w:rsidRDefault="00172A5D"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172A5D" w:rsidRPr="00D45056" w:rsidRDefault="00172A5D"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172A5D" w:rsidRPr="00D45056" w:rsidRDefault="00172A5D" w:rsidP="00764668">
      <w:pPr>
        <w:pStyle w:val="NormalWeb"/>
        <w:shd w:val="clear" w:color="auto" w:fill="FFFFFF"/>
        <w:jc w:val="both"/>
        <w:rPr>
          <w:color w:val="000000"/>
          <w:sz w:val="21"/>
          <w:szCs w:val="21"/>
        </w:rPr>
      </w:pPr>
      <w:r w:rsidRPr="00D45056">
        <w:rPr>
          <w:color w:val="000000"/>
          <w:sz w:val="21"/>
          <w:szCs w:val="21"/>
        </w:rPr>
        <w:t>Output:</w:t>
      </w:r>
    </w:p>
    <w:p w:rsidR="00172A5D" w:rsidRPr="00D45056" w:rsidRDefault="00172A5D"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lastRenderedPageBreak/>
        <w:drawing>
          <wp:inline distT="0" distB="0" distL="0" distR="0">
            <wp:extent cx="2194560" cy="1717482"/>
            <wp:effectExtent l="0" t="0" r="0" b="0"/>
            <wp:docPr id="50" name="Picture 50" descr="JAVA Jcombobo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Jcombobox 2"/>
                    <pic:cNvPicPr>
                      <a:picLocks noChangeAspect="1" noChangeArrowheads="1"/>
                    </pic:cNvPicPr>
                  </pic:nvPicPr>
                  <pic:blipFill>
                    <a:blip r:embed="rId8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6648" cy="1726942"/>
                    </a:xfrm>
                    <a:prstGeom prst="rect">
                      <a:avLst/>
                    </a:prstGeom>
                    <a:noFill/>
                    <a:ln>
                      <a:noFill/>
                    </a:ln>
                  </pic:spPr>
                </pic:pic>
              </a:graphicData>
            </a:graphic>
          </wp:inline>
        </w:drawing>
      </w:r>
    </w:p>
    <w:p w:rsidR="00973552" w:rsidRPr="00D45056" w:rsidRDefault="00973552"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JTable</w:t>
      </w:r>
    </w:p>
    <w:p w:rsidR="00973552" w:rsidRPr="00D45056" w:rsidRDefault="00973552" w:rsidP="00764668">
      <w:pPr>
        <w:pStyle w:val="NormalWeb"/>
        <w:shd w:val="clear" w:color="auto" w:fill="FFFFFF"/>
        <w:jc w:val="both"/>
        <w:rPr>
          <w:color w:val="000000"/>
          <w:sz w:val="21"/>
          <w:szCs w:val="21"/>
        </w:rPr>
      </w:pPr>
      <w:r w:rsidRPr="00D45056">
        <w:rPr>
          <w:color w:val="000000"/>
          <w:sz w:val="21"/>
          <w:szCs w:val="21"/>
        </w:rPr>
        <w:t>The JTable class is used to display data in tabular form. It is composed of rows and columns.</w:t>
      </w:r>
    </w:p>
    <w:p w:rsidR="00973552" w:rsidRPr="00D45056" w:rsidRDefault="00973552"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JTable class declaration</w:t>
      </w:r>
    </w:p>
    <w:p w:rsidR="00973552" w:rsidRPr="00D45056" w:rsidRDefault="00973552" w:rsidP="00764668">
      <w:pPr>
        <w:pStyle w:val="NormalWeb"/>
        <w:shd w:val="clear" w:color="auto" w:fill="FFFFFF"/>
        <w:jc w:val="both"/>
        <w:rPr>
          <w:color w:val="000000"/>
          <w:sz w:val="21"/>
          <w:szCs w:val="21"/>
        </w:rPr>
      </w:pPr>
      <w:r w:rsidRPr="00D45056">
        <w:rPr>
          <w:color w:val="000000"/>
          <w:sz w:val="21"/>
          <w:szCs w:val="21"/>
        </w:rPr>
        <w:t>Let's see the declaration for javax.swing.JTable class.</w:t>
      </w:r>
    </w:p>
    <w:p w:rsidR="00973552" w:rsidRPr="00D45056" w:rsidRDefault="00973552"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1046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453"/>
        <w:gridCol w:w="5013"/>
      </w:tblGrid>
      <w:tr w:rsidR="00973552" w:rsidRPr="00D45056" w:rsidTr="00973552">
        <w:trPr>
          <w:trHeight w:val="571"/>
        </w:trPr>
        <w:tc>
          <w:tcPr>
            <w:tcW w:w="0" w:type="auto"/>
            <w:shd w:val="clear" w:color="auto" w:fill="C7CCBE"/>
            <w:tcMar>
              <w:top w:w="180" w:type="dxa"/>
              <w:left w:w="180" w:type="dxa"/>
              <w:bottom w:w="180" w:type="dxa"/>
              <w:right w:w="180" w:type="dxa"/>
            </w:tcMar>
            <w:hideMark/>
          </w:tcPr>
          <w:p w:rsidR="00973552" w:rsidRPr="00D45056" w:rsidRDefault="00973552"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973552" w:rsidRPr="00D45056" w:rsidRDefault="00973552"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973552" w:rsidRPr="00D45056" w:rsidTr="00973552">
        <w:trPr>
          <w:trHeight w:val="5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73552" w:rsidRPr="00D45056" w:rsidRDefault="00973552"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73552" w:rsidRPr="00D45056" w:rsidRDefault="00973552"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table with empty cells.</w:t>
            </w:r>
          </w:p>
        </w:tc>
      </w:tr>
      <w:tr w:rsidR="00973552" w:rsidRPr="00D45056" w:rsidTr="00973552">
        <w:trPr>
          <w:trHeight w:val="59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73552" w:rsidRPr="00D45056" w:rsidRDefault="00973552"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JTable(Object[][] rows, Object[] columns)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73552" w:rsidRPr="00D45056" w:rsidRDefault="00973552"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table with the specified data.</w:t>
            </w:r>
          </w:p>
        </w:tc>
      </w:tr>
    </w:tbl>
    <w:p w:rsidR="00973552"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50" style="width:0;height:.75pt" o:hralign="center" o:hrstd="t" o:hrnoshade="t" o:hr="t" fillcolor="#d4d4d4" stroked="f"/>
        </w:pict>
      </w:r>
    </w:p>
    <w:p w:rsidR="00973552" w:rsidRPr="00D45056" w:rsidRDefault="00973552"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JTable Example</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TableExample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TableExample(){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data[][]={ {</w:t>
      </w:r>
      <w:r w:rsidRPr="00D45056">
        <w:rPr>
          <w:rStyle w:val="string"/>
          <w:rFonts w:ascii="Times New Roman" w:hAnsi="Times New Roman" w:cs="Times New Roman"/>
          <w:color w:val="0000FF"/>
          <w:sz w:val="21"/>
          <w:szCs w:val="21"/>
          <w:bdr w:val="none" w:sz="0" w:space="0" w:color="auto" w:frame="1"/>
        </w:rPr>
        <w:t>"101"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"Amit"</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"670000"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string"/>
          <w:color w:val="0000FF"/>
          <w:sz w:val="21"/>
          <w:szCs w:val="21"/>
          <w:bdr w:val="none" w:sz="0" w:space="0" w:color="auto" w:frame="1"/>
        </w:rPr>
        <w:t>"102"</w:t>
      </w:r>
      <w:r w:rsidRPr="00D45056">
        <w:rPr>
          <w:color w:val="000000"/>
          <w:sz w:val="21"/>
          <w:szCs w:val="21"/>
          <w:bdr w:val="none" w:sz="0" w:space="0" w:color="auto" w:frame="1"/>
        </w:rPr>
        <w:t>,</w:t>
      </w:r>
      <w:r w:rsidRPr="00D45056">
        <w:rPr>
          <w:rStyle w:val="string"/>
          <w:color w:val="0000FF"/>
          <w:sz w:val="21"/>
          <w:szCs w:val="21"/>
          <w:bdr w:val="none" w:sz="0" w:space="0" w:color="auto" w:frame="1"/>
        </w:rPr>
        <w:t>"Jai"</w:t>
      </w:r>
      <w:r w:rsidRPr="00D45056">
        <w:rPr>
          <w:color w:val="000000"/>
          <w:sz w:val="21"/>
          <w:szCs w:val="21"/>
          <w:bdr w:val="none" w:sz="0" w:space="0" w:color="auto" w:frame="1"/>
        </w:rPr>
        <w:t>,</w:t>
      </w:r>
      <w:r w:rsidRPr="00D45056">
        <w:rPr>
          <w:rStyle w:val="string"/>
          <w:color w:val="0000FF"/>
          <w:sz w:val="21"/>
          <w:szCs w:val="21"/>
          <w:bdr w:val="none" w:sz="0" w:space="0" w:color="auto" w:frame="1"/>
        </w:rPr>
        <w:t>"780000"</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string"/>
          <w:rFonts w:ascii="Times New Roman" w:hAnsi="Times New Roman" w:cs="Times New Roman"/>
          <w:color w:val="0000FF"/>
          <w:sz w:val="21"/>
          <w:szCs w:val="21"/>
          <w:bdr w:val="none" w:sz="0" w:space="0" w:color="auto" w:frame="1"/>
        </w:rPr>
        <w:t>"101"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"Sachin"</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"700000"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column[]={</w:t>
      </w:r>
      <w:r w:rsidRPr="00D45056">
        <w:rPr>
          <w:rStyle w:val="string"/>
          <w:color w:val="0000FF"/>
          <w:sz w:val="21"/>
          <w:szCs w:val="21"/>
          <w:bdr w:val="none" w:sz="0" w:space="0" w:color="auto" w:frame="1"/>
        </w:rPr>
        <w:t>"ID"</w:t>
      </w:r>
      <w:r w:rsidRPr="00D45056">
        <w:rPr>
          <w:color w:val="000000"/>
          <w:sz w:val="21"/>
          <w:szCs w:val="21"/>
          <w:bdr w:val="none" w:sz="0" w:space="0" w:color="auto" w:frame="1"/>
        </w:rPr>
        <w:t>,</w:t>
      </w:r>
      <w:r w:rsidRPr="00D45056">
        <w:rPr>
          <w:rStyle w:val="string"/>
          <w:color w:val="0000FF"/>
          <w:sz w:val="21"/>
          <w:szCs w:val="21"/>
          <w:bdr w:val="none" w:sz="0" w:space="0" w:color="auto" w:frame="1"/>
        </w:rPr>
        <w:t>"NAME"</w:t>
      </w:r>
      <w:r w:rsidRPr="00D45056">
        <w:rPr>
          <w:color w:val="000000"/>
          <w:sz w:val="21"/>
          <w:szCs w:val="21"/>
          <w:bdr w:val="none" w:sz="0" w:space="0" w:color="auto" w:frame="1"/>
        </w:rPr>
        <w:t>,</w:t>
      </w:r>
      <w:r w:rsidRPr="00D45056">
        <w:rPr>
          <w:rStyle w:val="string"/>
          <w:color w:val="0000FF"/>
          <w:sz w:val="21"/>
          <w:szCs w:val="21"/>
          <w:bdr w:val="none" w:sz="0" w:space="0" w:color="auto" w:frame="1"/>
        </w:rPr>
        <w:t>"SALARY"</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JTable jt=</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JTable(data,column);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jt.setBounds(</w:t>
      </w:r>
      <w:r w:rsidRPr="00D45056">
        <w:rPr>
          <w:rStyle w:val="number"/>
          <w:color w:val="C00000"/>
          <w:sz w:val="21"/>
          <w:szCs w:val="21"/>
          <w:bdr w:val="none" w:sz="0" w:space="0" w:color="auto" w:frame="1"/>
        </w:rPr>
        <w:t>30</w:t>
      </w:r>
      <w:r w:rsidRPr="00D45056">
        <w:rPr>
          <w:color w:val="000000"/>
          <w:sz w:val="21"/>
          <w:szCs w:val="21"/>
          <w:bdr w:val="none" w:sz="0" w:space="0" w:color="auto" w:frame="1"/>
        </w:rPr>
        <w:t>,</w:t>
      </w:r>
      <w:r w:rsidRPr="00D45056">
        <w:rPr>
          <w:rStyle w:val="number"/>
          <w:color w:val="C00000"/>
          <w:sz w:val="21"/>
          <w:szCs w:val="21"/>
          <w:bdr w:val="none" w:sz="0" w:space="0" w:color="auto" w:frame="1"/>
        </w:rPr>
        <w:t>40</w:t>
      </w:r>
      <w:r w:rsidRPr="00D45056">
        <w:rPr>
          <w:color w:val="000000"/>
          <w:sz w:val="21"/>
          <w:szCs w:val="21"/>
          <w:bdr w:val="none" w:sz="0" w:space="0" w:color="auto" w:frame="1"/>
        </w:rPr>
        <w:t>,</w:t>
      </w:r>
      <w:r w:rsidRPr="00D45056">
        <w:rPr>
          <w:rStyle w:val="number"/>
          <w:color w:val="C00000"/>
          <w:sz w:val="21"/>
          <w:szCs w:val="21"/>
          <w:bdr w:val="none" w:sz="0" w:space="0" w:color="auto" w:frame="1"/>
        </w:rPr>
        <w:t>200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JScrollPane sp=</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JScrollPane(jt);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f.add(sp);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TableExample();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NormalWeb"/>
        <w:shd w:val="clear" w:color="auto" w:fill="FFFFFF"/>
        <w:jc w:val="both"/>
        <w:rPr>
          <w:color w:val="000000"/>
          <w:sz w:val="21"/>
          <w:szCs w:val="21"/>
        </w:rPr>
      </w:pPr>
      <w:r w:rsidRPr="00D45056">
        <w:rPr>
          <w:color w:val="000000"/>
          <w:sz w:val="21"/>
          <w:szCs w:val="21"/>
        </w:rPr>
        <w:t>Output:</w:t>
      </w:r>
    </w:p>
    <w:p w:rsidR="00973552" w:rsidRPr="00D45056" w:rsidRDefault="00973552"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722120" cy="1500058"/>
            <wp:effectExtent l="0" t="0" r="0" b="5080"/>
            <wp:docPr id="53" name="Picture 53" descr="JAVA J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AVA Jtable 1"/>
                    <pic:cNvPicPr>
                      <a:picLocks noChangeAspect="1" noChangeArrowheads="1"/>
                    </pic:cNvPicPr>
                  </pic:nvPicPr>
                  <pic:blipFill>
                    <a:blip r:embed="rId8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0173" cy="1507073"/>
                    </a:xfrm>
                    <a:prstGeom prst="rect">
                      <a:avLst/>
                    </a:prstGeom>
                    <a:noFill/>
                    <a:ln>
                      <a:noFill/>
                    </a:ln>
                  </pic:spPr>
                </pic:pic>
              </a:graphicData>
            </a:graphic>
          </wp:inline>
        </w:drawing>
      </w:r>
    </w:p>
    <w:p w:rsidR="00973552"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51" style="width:0;height:.75pt" o:hralign="center" o:hrstd="t" o:hrnoshade="t" o:hr="t" fillcolor="#d4d4d4" stroked="f"/>
        </w:pict>
      </w:r>
    </w:p>
    <w:p w:rsidR="00973552" w:rsidRPr="00D45056" w:rsidRDefault="00973552"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JTable Example with ListSelectionListener</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javax.swing.event.*;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TableExample {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color w:val="0000FF"/>
          <w:sz w:val="21"/>
          <w:szCs w:val="21"/>
          <w:bdr w:val="none" w:sz="0" w:space="0" w:color="auto" w:frame="1"/>
        </w:rPr>
        <w:t>"Table Example"</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data[][]={ {</w:t>
      </w:r>
      <w:r w:rsidRPr="00D45056">
        <w:rPr>
          <w:rStyle w:val="string"/>
          <w:rFonts w:ascii="Times New Roman" w:hAnsi="Times New Roman" w:cs="Times New Roman"/>
          <w:color w:val="0000FF"/>
          <w:sz w:val="21"/>
          <w:szCs w:val="21"/>
          <w:bdr w:val="none" w:sz="0" w:space="0" w:color="auto" w:frame="1"/>
        </w:rPr>
        <w:t>"101"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"Amit"</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"670000"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string"/>
          <w:color w:val="0000FF"/>
          <w:sz w:val="21"/>
          <w:szCs w:val="21"/>
          <w:bdr w:val="none" w:sz="0" w:space="0" w:color="auto" w:frame="1"/>
        </w:rPr>
        <w:t>"102"</w:t>
      </w:r>
      <w:r w:rsidRPr="00D45056">
        <w:rPr>
          <w:color w:val="000000"/>
          <w:sz w:val="21"/>
          <w:szCs w:val="21"/>
          <w:bdr w:val="none" w:sz="0" w:space="0" w:color="auto" w:frame="1"/>
        </w:rPr>
        <w:t>,</w:t>
      </w:r>
      <w:r w:rsidRPr="00D45056">
        <w:rPr>
          <w:rStyle w:val="string"/>
          <w:color w:val="0000FF"/>
          <w:sz w:val="21"/>
          <w:szCs w:val="21"/>
          <w:bdr w:val="none" w:sz="0" w:space="0" w:color="auto" w:frame="1"/>
        </w:rPr>
        <w:t>"Jai"</w:t>
      </w:r>
      <w:r w:rsidRPr="00D45056">
        <w:rPr>
          <w:color w:val="000000"/>
          <w:sz w:val="21"/>
          <w:szCs w:val="21"/>
          <w:bdr w:val="none" w:sz="0" w:space="0" w:color="auto" w:frame="1"/>
        </w:rPr>
        <w:t>,</w:t>
      </w:r>
      <w:r w:rsidRPr="00D45056">
        <w:rPr>
          <w:rStyle w:val="string"/>
          <w:color w:val="0000FF"/>
          <w:sz w:val="21"/>
          <w:szCs w:val="21"/>
          <w:bdr w:val="none" w:sz="0" w:space="0" w:color="auto" w:frame="1"/>
        </w:rPr>
        <w:t>"780000"</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string"/>
          <w:rFonts w:ascii="Times New Roman" w:hAnsi="Times New Roman" w:cs="Times New Roman"/>
          <w:color w:val="0000FF"/>
          <w:sz w:val="21"/>
          <w:szCs w:val="21"/>
          <w:bdr w:val="none" w:sz="0" w:space="0" w:color="auto" w:frame="1"/>
        </w:rPr>
        <w:t>"101"</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"Sachin"</w:t>
      </w:r>
      <w:r w:rsidRPr="00D45056">
        <w:rPr>
          <w:rFonts w:ascii="Times New Roman" w:hAnsi="Times New Roman" w:cs="Times New Roman"/>
          <w:color w:val="000000"/>
          <w:sz w:val="21"/>
          <w:szCs w:val="21"/>
          <w:bdr w:val="none" w:sz="0" w:space="0" w:color="auto" w:frame="1"/>
        </w:rPr>
        <w:t>,</w:t>
      </w:r>
      <w:r w:rsidRPr="00D45056">
        <w:rPr>
          <w:rStyle w:val="string"/>
          <w:rFonts w:ascii="Times New Roman" w:hAnsi="Times New Roman" w:cs="Times New Roman"/>
          <w:color w:val="0000FF"/>
          <w:sz w:val="21"/>
          <w:szCs w:val="21"/>
          <w:bdr w:val="none" w:sz="0" w:space="0" w:color="auto" w:frame="1"/>
        </w:rPr>
        <w:t>"700000"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column[]={</w:t>
      </w:r>
      <w:r w:rsidRPr="00D45056">
        <w:rPr>
          <w:rStyle w:val="string"/>
          <w:color w:val="0000FF"/>
          <w:sz w:val="21"/>
          <w:szCs w:val="21"/>
          <w:bdr w:val="none" w:sz="0" w:space="0" w:color="auto" w:frame="1"/>
        </w:rPr>
        <w:t>"ID"</w:t>
      </w:r>
      <w:r w:rsidRPr="00D45056">
        <w:rPr>
          <w:color w:val="000000"/>
          <w:sz w:val="21"/>
          <w:szCs w:val="21"/>
          <w:bdr w:val="none" w:sz="0" w:space="0" w:color="auto" w:frame="1"/>
        </w:rPr>
        <w:t>,</w:t>
      </w:r>
      <w:r w:rsidRPr="00D45056">
        <w:rPr>
          <w:rStyle w:val="string"/>
          <w:color w:val="0000FF"/>
          <w:sz w:val="21"/>
          <w:szCs w:val="21"/>
          <w:bdr w:val="none" w:sz="0" w:space="0" w:color="auto" w:frame="1"/>
        </w:rPr>
        <w:t>"NAME"</w:t>
      </w:r>
      <w:r w:rsidRPr="00D45056">
        <w:rPr>
          <w:color w:val="000000"/>
          <w:sz w:val="21"/>
          <w:szCs w:val="21"/>
          <w:bdr w:val="none" w:sz="0" w:space="0" w:color="auto" w:frame="1"/>
        </w:rPr>
        <w:t>,</w:t>
      </w:r>
      <w:r w:rsidRPr="00D45056">
        <w:rPr>
          <w:rStyle w:val="string"/>
          <w:color w:val="0000FF"/>
          <w:sz w:val="21"/>
          <w:szCs w:val="21"/>
          <w:bdr w:val="none" w:sz="0" w:space="0" w:color="auto" w:frame="1"/>
        </w:rPr>
        <w:t>"SALARY"</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JTable jt=</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JTable(data,column);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jt.setCellSelectionEnabled(</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ListSelectionModel select= jt.getSelectionModel();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select.setSelectionMode(ListSelectionModel.SINGLE_SELECTION);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select.addListSelectionListener(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ListSelectionListener()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valueChanged(ListSelectionEvent e) {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String Data = </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int</w:t>
      </w:r>
      <w:r w:rsidRPr="00D45056">
        <w:rPr>
          <w:color w:val="000000"/>
          <w:sz w:val="21"/>
          <w:szCs w:val="21"/>
          <w:bdr w:val="none" w:sz="0" w:space="0" w:color="auto" w:frame="1"/>
        </w:rPr>
        <w:t>[] row = jt.getSelectedRows();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int</w:t>
      </w:r>
      <w:r w:rsidRPr="00D45056">
        <w:rPr>
          <w:rFonts w:ascii="Times New Roman" w:hAnsi="Times New Roman" w:cs="Times New Roman"/>
          <w:color w:val="000000"/>
          <w:sz w:val="21"/>
          <w:szCs w:val="21"/>
          <w:bdr w:val="none" w:sz="0" w:space="0" w:color="auto" w:frame="1"/>
        </w:rPr>
        <w:t>[] columns = jt.getSelectedColumns();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for</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int</w:t>
      </w:r>
      <w:r w:rsidRPr="00D45056">
        <w:rPr>
          <w:color w:val="000000"/>
          <w:sz w:val="21"/>
          <w:szCs w:val="21"/>
          <w:bdr w:val="none" w:sz="0" w:space="0" w:color="auto" w:frame="1"/>
        </w:rPr>
        <w:t> i = </w:t>
      </w:r>
      <w:r w:rsidRPr="00D45056">
        <w:rPr>
          <w:rStyle w:val="number"/>
          <w:color w:val="C00000"/>
          <w:sz w:val="21"/>
          <w:szCs w:val="21"/>
          <w:bdr w:val="none" w:sz="0" w:space="0" w:color="auto" w:frame="1"/>
        </w:rPr>
        <w:t>0</w:t>
      </w:r>
      <w:r w:rsidRPr="00D45056">
        <w:rPr>
          <w:color w:val="000000"/>
          <w:sz w:val="21"/>
          <w:szCs w:val="21"/>
          <w:bdr w:val="none" w:sz="0" w:space="0" w:color="auto" w:frame="1"/>
        </w:rPr>
        <w:t>; i &lt; row.length; i++) {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for</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int</w:t>
      </w:r>
      <w:r w:rsidRPr="00D45056">
        <w:rPr>
          <w:rFonts w:ascii="Times New Roman" w:hAnsi="Times New Roman" w:cs="Times New Roman"/>
          <w:color w:val="000000"/>
          <w:sz w:val="21"/>
          <w:szCs w:val="21"/>
          <w:bdr w:val="none" w:sz="0" w:space="0" w:color="auto" w:frame="1"/>
        </w:rPr>
        <w:t> j = </w:t>
      </w:r>
      <w:r w:rsidRPr="00D45056">
        <w:rPr>
          <w:rStyle w:val="number"/>
          <w:rFonts w:ascii="Times New Roman" w:hAnsi="Times New Roman" w:cs="Times New Roman"/>
          <w:color w:val="C00000"/>
          <w:sz w:val="21"/>
          <w:szCs w:val="21"/>
          <w:bdr w:val="none" w:sz="0" w:space="0" w:color="auto" w:frame="1"/>
        </w:rPr>
        <w:t>0</w:t>
      </w:r>
      <w:r w:rsidRPr="00D45056">
        <w:rPr>
          <w:rFonts w:ascii="Times New Roman" w:hAnsi="Times New Roman" w:cs="Times New Roman"/>
          <w:color w:val="000000"/>
          <w:sz w:val="21"/>
          <w:szCs w:val="21"/>
          <w:bdr w:val="none" w:sz="0" w:space="0" w:color="auto" w:frame="1"/>
        </w:rPr>
        <w:t>; j &lt; columns.length; j++)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Data = (String) jt.getValueAt(row[i], columns[j]);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System.out.println(</w:t>
      </w:r>
      <w:r w:rsidRPr="00D45056">
        <w:rPr>
          <w:rStyle w:val="string"/>
          <w:color w:val="0000FF"/>
          <w:sz w:val="21"/>
          <w:szCs w:val="21"/>
          <w:bdr w:val="none" w:sz="0" w:space="0" w:color="auto" w:frame="1"/>
        </w:rPr>
        <w:t>"Table element selected is: "</w:t>
      </w:r>
      <w:r w:rsidRPr="00D45056">
        <w:rPr>
          <w:color w:val="000000"/>
          <w:sz w:val="21"/>
          <w:szCs w:val="21"/>
          <w:bdr w:val="none" w:sz="0" w:space="0" w:color="auto" w:frame="1"/>
        </w:rPr>
        <w:t> + Data);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JScrollPane sp=</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JScrollPane(jt);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f.add(sp);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200</w:t>
      </w:r>
      <w:r w:rsidRPr="00D45056">
        <w:rPr>
          <w:rFonts w:ascii="Times New Roman" w:hAnsi="Times New Roman" w:cs="Times New Roman"/>
          <w:color w:val="000000"/>
          <w:sz w:val="21"/>
          <w:szCs w:val="21"/>
          <w:bdr w:val="none" w:sz="0" w:space="0" w:color="auto" w:frame="1"/>
        </w:rPr>
        <w:t>);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973552" w:rsidRPr="00D45056" w:rsidRDefault="00973552"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973552" w:rsidRPr="00D45056" w:rsidRDefault="00973552"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973552" w:rsidRPr="00D45056" w:rsidRDefault="00973552" w:rsidP="00764668">
      <w:pPr>
        <w:pStyle w:val="NormalWeb"/>
        <w:shd w:val="clear" w:color="auto" w:fill="FFFFFF"/>
        <w:jc w:val="both"/>
        <w:rPr>
          <w:color w:val="000000"/>
          <w:sz w:val="21"/>
          <w:szCs w:val="21"/>
        </w:rPr>
      </w:pPr>
      <w:r w:rsidRPr="00D45056">
        <w:rPr>
          <w:color w:val="000000"/>
          <w:sz w:val="21"/>
          <w:szCs w:val="21"/>
        </w:rPr>
        <w:t>Output:</w:t>
      </w:r>
    </w:p>
    <w:p w:rsidR="00973552" w:rsidRPr="00D45056" w:rsidRDefault="00973552"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049780" cy="1375510"/>
            <wp:effectExtent l="0" t="0" r="7620" b="0"/>
            <wp:docPr id="52" name="Picture 52" descr="JAVA J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JAVA Jtable 2"/>
                    <pic:cNvPicPr>
                      <a:picLocks noChangeAspect="1" noChangeArrowheads="1"/>
                    </pic:cNvPicPr>
                  </pic:nvPicPr>
                  <pic:blipFill>
                    <a:blip r:embed="rId8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5701" cy="1379483"/>
                    </a:xfrm>
                    <a:prstGeom prst="rect">
                      <a:avLst/>
                    </a:prstGeom>
                    <a:noFill/>
                    <a:ln>
                      <a:noFill/>
                    </a:ln>
                  </pic:spPr>
                </pic:pic>
              </a:graphicData>
            </a:graphic>
          </wp:inline>
        </w:drawing>
      </w:r>
    </w:p>
    <w:p w:rsidR="00973552" w:rsidRPr="00D45056" w:rsidRDefault="00973552" w:rsidP="00764668">
      <w:pPr>
        <w:pStyle w:val="NormalWeb"/>
        <w:shd w:val="clear" w:color="auto" w:fill="FFFFFF"/>
        <w:jc w:val="both"/>
        <w:rPr>
          <w:color w:val="000000"/>
          <w:sz w:val="21"/>
          <w:szCs w:val="21"/>
          <w:bdr w:val="none" w:sz="0" w:space="0" w:color="auto" w:frame="1"/>
        </w:rPr>
      </w:pPr>
      <w:r w:rsidRPr="00D45056">
        <w:rPr>
          <w:color w:val="000000"/>
          <w:sz w:val="21"/>
          <w:szCs w:val="21"/>
        </w:rPr>
        <w:t>If you select an element in column </w:t>
      </w:r>
      <w:r w:rsidRPr="00D45056">
        <w:rPr>
          <w:rStyle w:val="Strong"/>
          <w:color w:val="000000"/>
          <w:sz w:val="21"/>
          <w:szCs w:val="21"/>
        </w:rPr>
        <w:t>NAME</w:t>
      </w:r>
      <w:r w:rsidRPr="00D45056">
        <w:rPr>
          <w:color w:val="000000"/>
          <w:sz w:val="21"/>
          <w:szCs w:val="21"/>
        </w:rPr>
        <w:t xml:space="preserve">, name of the element will be displayed on the console:      </w:t>
      </w:r>
      <w:r w:rsidRPr="00D45056">
        <w:rPr>
          <w:color w:val="000000"/>
          <w:sz w:val="21"/>
          <w:szCs w:val="21"/>
          <w:bdr w:val="none" w:sz="0" w:space="0" w:color="auto" w:frame="1"/>
        </w:rPr>
        <w:t>Table element selected is: Sachin  </w:t>
      </w:r>
    </w:p>
    <w:p w:rsidR="00A61888" w:rsidRPr="00D45056" w:rsidRDefault="00A61888" w:rsidP="00764668">
      <w:pPr>
        <w:pStyle w:val="NormalWeb"/>
        <w:shd w:val="clear" w:color="auto" w:fill="FFFFFF"/>
        <w:jc w:val="both"/>
        <w:rPr>
          <w:color w:val="000000"/>
          <w:sz w:val="21"/>
          <w:szCs w:val="21"/>
        </w:rPr>
      </w:pPr>
    </w:p>
    <w:p w:rsidR="00A61888" w:rsidRPr="00D45056" w:rsidRDefault="00A61888" w:rsidP="00764668">
      <w:pPr>
        <w:pStyle w:val="NormalWeb"/>
        <w:shd w:val="clear" w:color="auto" w:fill="FFFFFF"/>
        <w:jc w:val="both"/>
        <w:rPr>
          <w:color w:val="000000"/>
          <w:sz w:val="21"/>
          <w:szCs w:val="21"/>
        </w:rPr>
      </w:pPr>
    </w:p>
    <w:p w:rsidR="00A61888" w:rsidRPr="00D45056" w:rsidRDefault="00A61888"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lastRenderedPageBreak/>
        <w:t>Java JList</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The object of JList class represents a list of text items. The list of text items can be set up so that the user can choose either one item or multiple items. It inherits JComponent class.</w:t>
      </w:r>
    </w:p>
    <w:p w:rsidR="00A61888" w:rsidRPr="00D45056" w:rsidRDefault="00A6188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JList class declaration</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Let's see the declaration for javax.swing.JList class.</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JList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Scrollable, Accessible  </w:t>
      </w:r>
    </w:p>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Constructors:</w:t>
      </w:r>
    </w:p>
    <w:tbl>
      <w:tblPr>
        <w:tblW w:w="96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331"/>
        <w:gridCol w:w="6319"/>
      </w:tblGrid>
      <w:tr w:rsidR="00A61888" w:rsidRPr="00D45056" w:rsidTr="00A61888">
        <w:trPr>
          <w:trHeight w:val="532"/>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A61888">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JList with an empty, read-only, model.</w:t>
            </w:r>
          </w:p>
        </w:tc>
      </w:tr>
      <w:tr w:rsidR="00A61888" w:rsidRPr="00D45056" w:rsidTr="00A61888">
        <w:trPr>
          <w:trHeight w:val="5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JList(ary[] listData)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JList that displays the elements in the specified array.</w:t>
            </w:r>
          </w:p>
        </w:tc>
      </w:tr>
      <w:tr w:rsidR="00A61888" w:rsidRPr="00D45056" w:rsidTr="00A61888">
        <w:trPr>
          <w:trHeight w:val="5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JList(ListModel&lt;ary&gt; dataModel)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Creates a JList that displays elements from the specified, non-null, model.</w:t>
            </w:r>
          </w:p>
        </w:tc>
      </w:tr>
    </w:tbl>
    <w:p w:rsidR="00A61888"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52" style="width:0;height:.75pt" o:hralign="center" o:hrstd="t" o:hrnoshade="t" o:hr="t" fillcolor="#d4d4d4" stroked="f"/>
        </w:pict>
      </w:r>
    </w:p>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w:t>
      </w:r>
    </w:p>
    <w:tbl>
      <w:tblPr>
        <w:tblW w:w="1016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119"/>
        <w:gridCol w:w="5047"/>
      </w:tblGrid>
      <w:tr w:rsidR="00A61888" w:rsidRPr="00D45056" w:rsidTr="00A61888">
        <w:trPr>
          <w:trHeight w:val="554"/>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Methods</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A61888">
        <w:trPr>
          <w:trHeight w:val="9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 addListSelectionListener(ListSelectionListener listener)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add a listener to the list, to be notified each time a change to the selection occurs.</w:t>
            </w:r>
          </w:p>
        </w:tc>
      </w:tr>
      <w:tr w:rsidR="00A61888" w:rsidRPr="00D45056" w:rsidTr="00A61888">
        <w:trPr>
          <w:trHeight w:val="56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int getSelectedIndex()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return the smallest selected cell index.</w:t>
            </w:r>
          </w:p>
        </w:tc>
      </w:tr>
      <w:tr w:rsidR="00A61888" w:rsidRPr="00D45056" w:rsidTr="00A61888">
        <w:trPr>
          <w:trHeight w:val="9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ListModel getModel()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return the data model that holds a list of items displayed by the JList component.</w:t>
            </w:r>
          </w:p>
        </w:tc>
      </w:tr>
      <w:tr w:rsidR="00A61888" w:rsidRPr="00D45056" w:rsidTr="00A61888">
        <w:trPr>
          <w:trHeight w:val="9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void setListData(Object[] listData)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is used to create a read-only ListModel from an array of objects.</w:t>
            </w:r>
          </w:p>
        </w:tc>
      </w:tr>
    </w:tbl>
    <w:p w:rsidR="00A61888" w:rsidRPr="00D45056" w:rsidRDefault="00A6188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JList Example</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ListExample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ListExample(){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DefaultListModel&lt;String&gt; l1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DefaultListModel&lt;&gt;();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l1.addElement(</w:t>
      </w:r>
      <w:r w:rsidRPr="00D45056">
        <w:rPr>
          <w:rStyle w:val="string"/>
          <w:color w:val="0000FF"/>
          <w:sz w:val="21"/>
          <w:szCs w:val="21"/>
          <w:bdr w:val="none" w:sz="0" w:space="0" w:color="auto" w:frame="1"/>
        </w:rPr>
        <w:t>"Item1"</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l1.addElement(</w:t>
      </w:r>
      <w:r w:rsidRPr="00D45056">
        <w:rPr>
          <w:rStyle w:val="string"/>
          <w:rFonts w:ascii="Times New Roman" w:hAnsi="Times New Roman" w:cs="Times New Roman"/>
          <w:color w:val="0000FF"/>
          <w:sz w:val="21"/>
          <w:szCs w:val="21"/>
          <w:bdr w:val="none" w:sz="0" w:space="0" w:color="auto" w:frame="1"/>
        </w:rPr>
        <w:t>"Item2"</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l1.addElement(</w:t>
      </w:r>
      <w:r w:rsidRPr="00D45056">
        <w:rPr>
          <w:rStyle w:val="string"/>
          <w:color w:val="0000FF"/>
          <w:sz w:val="21"/>
          <w:szCs w:val="21"/>
          <w:bdr w:val="none" w:sz="0" w:space="0" w:color="auto" w:frame="1"/>
        </w:rPr>
        <w:t>"Item3"</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l1.addElement(</w:t>
      </w:r>
      <w:r w:rsidRPr="00D45056">
        <w:rPr>
          <w:rStyle w:val="string"/>
          <w:rFonts w:ascii="Times New Roman" w:hAnsi="Times New Roman" w:cs="Times New Roman"/>
          <w:color w:val="0000FF"/>
          <w:sz w:val="21"/>
          <w:szCs w:val="21"/>
          <w:bdr w:val="none" w:sz="0" w:space="0" w:color="auto" w:frame="1"/>
        </w:rPr>
        <w:t>"Item4"</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JList&lt;String&gt; list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JList&lt;&gt;(l1);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list.setBounds(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75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75</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f.add(list);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ListExample();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Output:</w:t>
      </w:r>
    </w:p>
    <w:p w:rsidR="00A61888" w:rsidRPr="00D45056" w:rsidRDefault="00A61888"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783080" cy="1479237"/>
            <wp:effectExtent l="0" t="0" r="7620" b="6985"/>
            <wp:docPr id="55" name="Picture 55" descr="JAVA Jli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 Jlist 1"/>
                    <pic:cNvPicPr>
                      <a:picLocks noChangeAspect="1" noChangeArrowheads="1"/>
                    </pic:cNvPicPr>
                  </pic:nvPicPr>
                  <pic:blipFill>
                    <a:blip r:embed="rId8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5008" cy="1480836"/>
                    </a:xfrm>
                    <a:prstGeom prst="rect">
                      <a:avLst/>
                    </a:prstGeom>
                    <a:noFill/>
                    <a:ln>
                      <a:noFill/>
                    </a:ln>
                  </pic:spPr>
                </pic:pic>
              </a:graphicData>
            </a:graphic>
          </wp:inline>
        </w:drawing>
      </w:r>
    </w:p>
    <w:p w:rsidR="00A61888" w:rsidRPr="00D45056" w:rsidRDefault="005F390D" w:rsidP="00764668">
      <w:pPr>
        <w:jc w:val="both"/>
        <w:rPr>
          <w:rFonts w:ascii="Times New Roman" w:hAnsi="Times New Roman" w:cs="Times New Roman"/>
        </w:rPr>
      </w:pPr>
      <w:r w:rsidRPr="005F390D">
        <w:rPr>
          <w:rFonts w:ascii="Times New Roman" w:hAnsi="Times New Roman" w:cs="Times New Roman"/>
        </w:rPr>
        <w:lastRenderedPageBreak/>
        <w:pict>
          <v:rect id="_x0000_i1053" style="width:0;height:.75pt" o:hralign="center" o:hrstd="t" o:hrnoshade="t" o:hr="t" fillcolor="#d4d4d4" stroked="f"/>
        </w:pict>
      </w:r>
    </w:p>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Java JList Example with ActionListener</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ListExample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ListExample(){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JLabel label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JLabel();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label.setSize(</w:t>
      </w:r>
      <w:r w:rsidRPr="00D45056">
        <w:rPr>
          <w:rStyle w:val="number"/>
          <w:rFonts w:ascii="Times New Roman" w:hAnsi="Times New Roman" w:cs="Times New Roman"/>
          <w:color w:val="C00000"/>
          <w:sz w:val="21"/>
          <w:szCs w:val="21"/>
          <w:bdr w:val="none" w:sz="0" w:space="0" w:color="auto" w:frame="1"/>
        </w:rPr>
        <w:t>500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"Show"</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b.setBounds(</w:t>
      </w:r>
      <w:r w:rsidRPr="00D45056">
        <w:rPr>
          <w:rStyle w:val="number"/>
          <w:rFonts w:ascii="Times New Roman" w:hAnsi="Times New Roman" w:cs="Times New Roman"/>
          <w:color w:val="C00000"/>
          <w:sz w:val="21"/>
          <w:szCs w:val="21"/>
          <w:bdr w:val="none" w:sz="0" w:space="0" w:color="auto" w:frame="1"/>
        </w:rPr>
        <w:t>200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150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80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DefaultListModel&lt;String&gt; l1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DefaultListModel&lt;&gt;();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l1.addElement(</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l1.addElement(</w:t>
      </w:r>
      <w:r w:rsidRPr="00D45056">
        <w:rPr>
          <w:rStyle w:val="string"/>
          <w:color w:val="0000FF"/>
          <w:sz w:val="21"/>
          <w:szCs w:val="21"/>
          <w:bdr w:val="none" w:sz="0" w:space="0" w:color="auto" w:frame="1"/>
        </w:rPr>
        <w:t>"C++"</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l1.addElement(</w:t>
      </w:r>
      <w:r w:rsidRPr="00D45056">
        <w:rPr>
          <w:rStyle w:val="string"/>
          <w:rFonts w:ascii="Times New Roman" w:hAnsi="Times New Roman" w:cs="Times New Roman"/>
          <w:color w:val="0000FF"/>
          <w:sz w:val="21"/>
          <w:szCs w:val="21"/>
          <w:bdr w:val="none" w:sz="0" w:space="0" w:color="auto" w:frame="1"/>
        </w:rPr>
        <w:t>"Java"</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l1.addElement(</w:t>
      </w:r>
      <w:r w:rsidRPr="00D45056">
        <w:rPr>
          <w:rStyle w:val="string"/>
          <w:color w:val="0000FF"/>
          <w:sz w:val="21"/>
          <w:szCs w:val="21"/>
          <w:bdr w:val="none" w:sz="0" w:space="0" w:color="auto" w:frame="1"/>
        </w:rPr>
        <w:t>"PHP"</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JList&lt;String&gt; list1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JList&lt;&gt;(l1);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list1.setBounds(</w:t>
      </w:r>
      <w:r w:rsidRPr="00D45056">
        <w:rPr>
          <w:rStyle w:val="number"/>
          <w:color w:val="C00000"/>
          <w:sz w:val="21"/>
          <w:szCs w:val="21"/>
          <w:bdr w:val="none" w:sz="0" w:space="0" w:color="auto" w:frame="1"/>
        </w:rPr>
        <w:t>100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r w:rsidRPr="00D45056">
        <w:rPr>
          <w:rStyle w:val="number"/>
          <w:color w:val="C00000"/>
          <w:sz w:val="21"/>
          <w:szCs w:val="21"/>
          <w:bdr w:val="none" w:sz="0" w:space="0" w:color="auto" w:frame="1"/>
        </w:rPr>
        <w:t>75</w:t>
      </w:r>
      <w:r w:rsidRPr="00D45056">
        <w:rPr>
          <w:color w:val="000000"/>
          <w:sz w:val="21"/>
          <w:szCs w:val="21"/>
          <w:bdr w:val="none" w:sz="0" w:space="0" w:color="auto" w:frame="1"/>
        </w:rPr>
        <w:t>,</w:t>
      </w:r>
      <w:r w:rsidRPr="00D45056">
        <w:rPr>
          <w:rStyle w:val="number"/>
          <w:color w:val="C00000"/>
          <w:sz w:val="21"/>
          <w:szCs w:val="21"/>
          <w:bdr w:val="none" w:sz="0" w:space="0" w:color="auto" w:frame="1"/>
        </w:rPr>
        <w:t>75</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DefaultListModel&lt;String&gt; l2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DefaultListModel&lt;&gt;();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l2.addElement(</w:t>
      </w:r>
      <w:r w:rsidRPr="00D45056">
        <w:rPr>
          <w:rStyle w:val="string"/>
          <w:color w:val="0000FF"/>
          <w:sz w:val="21"/>
          <w:szCs w:val="21"/>
          <w:bdr w:val="none" w:sz="0" w:space="0" w:color="auto" w:frame="1"/>
        </w:rPr>
        <w:t>"Turbo C++"</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l2.addElement(</w:t>
      </w:r>
      <w:r w:rsidRPr="00D45056">
        <w:rPr>
          <w:rStyle w:val="string"/>
          <w:rFonts w:ascii="Times New Roman" w:hAnsi="Times New Roman" w:cs="Times New Roman"/>
          <w:color w:val="0000FF"/>
          <w:sz w:val="21"/>
          <w:szCs w:val="21"/>
          <w:bdr w:val="none" w:sz="0" w:space="0" w:color="auto" w:frame="1"/>
        </w:rPr>
        <w:t>"Struts"</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l2.addElement(</w:t>
      </w:r>
      <w:r w:rsidRPr="00D45056">
        <w:rPr>
          <w:rStyle w:val="string"/>
          <w:color w:val="0000FF"/>
          <w:sz w:val="21"/>
          <w:szCs w:val="21"/>
          <w:bdr w:val="none" w:sz="0" w:space="0" w:color="auto" w:frame="1"/>
        </w:rPr>
        <w:t>"Spring"</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l2.addElement(</w:t>
      </w:r>
      <w:r w:rsidRPr="00D45056">
        <w:rPr>
          <w:rStyle w:val="string"/>
          <w:rFonts w:ascii="Times New Roman" w:hAnsi="Times New Roman" w:cs="Times New Roman"/>
          <w:color w:val="0000FF"/>
          <w:sz w:val="21"/>
          <w:szCs w:val="21"/>
          <w:bdr w:val="none" w:sz="0" w:space="0" w:color="auto" w:frame="1"/>
        </w:rPr>
        <w:t>"YII"</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final</w:t>
      </w:r>
      <w:r w:rsidRPr="00D45056">
        <w:rPr>
          <w:color w:val="000000"/>
          <w:sz w:val="21"/>
          <w:szCs w:val="21"/>
          <w:bdr w:val="none" w:sz="0" w:space="0" w:color="auto" w:frame="1"/>
        </w:rPr>
        <w:t> JList&lt;String&gt; list2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JList&lt;&gt;(l2);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list2.setBounds(</w:t>
      </w:r>
      <w:r w:rsidRPr="00D45056">
        <w:rPr>
          <w:rStyle w:val="number"/>
          <w:rFonts w:ascii="Times New Roman" w:hAnsi="Times New Roman" w:cs="Times New Roman"/>
          <w:color w:val="C00000"/>
          <w:sz w:val="21"/>
          <w:szCs w:val="21"/>
          <w:bdr w:val="none" w:sz="0" w:space="0" w:color="auto" w:frame="1"/>
        </w:rPr>
        <w:t>100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200</w:t>
      </w:r>
      <w:r w:rsidRPr="00D45056">
        <w:rPr>
          <w:rFonts w:ascii="Times New Roman" w:hAnsi="Times New Roman" w:cs="Times New Roman"/>
          <w:color w:val="000000"/>
          <w:sz w:val="21"/>
          <w:szCs w:val="21"/>
          <w:bdr w:val="none" w:sz="0" w:space="0" w:color="auto" w:frame="1"/>
        </w:rPr>
        <w:t>, </w:t>
      </w:r>
      <w:r w:rsidRPr="00D45056">
        <w:rPr>
          <w:rStyle w:val="number"/>
          <w:rFonts w:ascii="Times New Roman" w:hAnsi="Times New Roman" w:cs="Times New Roman"/>
          <w:color w:val="C00000"/>
          <w:sz w:val="21"/>
          <w:szCs w:val="21"/>
          <w:bdr w:val="none" w:sz="0" w:space="0" w:color="auto" w:frame="1"/>
        </w:rPr>
        <w:t>75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75</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f.add(list1); f.add(list2); f.add(b); f.add(label);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450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450</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b.addActionListener(</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ActionListener()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String data = </w:t>
      </w:r>
      <w:r w:rsidRPr="00D45056">
        <w:rPr>
          <w:rStyle w:val="string"/>
          <w:color w:val="0000FF"/>
          <w:sz w:val="21"/>
          <w:szCs w:val="21"/>
          <w:bdr w:val="none" w:sz="0" w:space="0" w:color="auto" w:frame="1"/>
        </w:rPr>
        <w:t>""</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 (list1.getSelectedIndex() != -</w:t>
      </w:r>
      <w:r w:rsidRPr="00D45056">
        <w:rPr>
          <w:rStyle w:val="number"/>
          <w:rFonts w:ascii="Times New Roman" w:hAnsi="Times New Roman" w:cs="Times New Roman"/>
          <w:color w:val="C00000"/>
          <w:sz w:val="21"/>
          <w:szCs w:val="21"/>
          <w:bdr w:val="none" w:sz="0" w:space="0" w:color="auto" w:frame="1"/>
        </w:rPr>
        <w:t>1</w:t>
      </w:r>
      <w:r w:rsidRPr="00D45056">
        <w:rPr>
          <w:rFonts w:ascii="Times New Roman" w:hAnsi="Times New Roman" w:cs="Times New Roman"/>
          <w:color w:val="000000"/>
          <w:sz w:val="21"/>
          <w:szCs w:val="21"/>
          <w:bdr w:val="none" w:sz="0" w:space="0" w:color="auto" w:frame="1"/>
        </w:rPr>
        <w:t>) {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data = </w:t>
      </w:r>
      <w:r w:rsidRPr="00D45056">
        <w:rPr>
          <w:rStyle w:val="string"/>
          <w:color w:val="0000FF"/>
          <w:sz w:val="21"/>
          <w:szCs w:val="21"/>
          <w:bdr w:val="none" w:sz="0" w:space="0" w:color="auto" w:frame="1"/>
        </w:rPr>
        <w:t>"Programming language Selected: "</w:t>
      </w:r>
      <w:r w:rsidRPr="00D45056">
        <w:rPr>
          <w:color w:val="000000"/>
          <w:sz w:val="21"/>
          <w:szCs w:val="21"/>
          <w:bdr w:val="none" w:sz="0" w:space="0" w:color="auto" w:frame="1"/>
        </w:rPr>
        <w:t> + list1.getSelectedValue();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label.setText(data);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(list2.getSelectedIndex() != -</w:t>
      </w:r>
      <w:r w:rsidRPr="00D45056">
        <w:rPr>
          <w:rStyle w:val="number"/>
          <w:rFonts w:ascii="Times New Roman" w:hAnsi="Times New Roman" w:cs="Times New Roman"/>
          <w:color w:val="C00000"/>
          <w:sz w:val="21"/>
          <w:szCs w:val="21"/>
          <w:bdr w:val="none" w:sz="0" w:space="0" w:color="auto" w:frame="1"/>
        </w:rPr>
        <w:t>1</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data += </w:t>
      </w:r>
      <w:r w:rsidRPr="00D45056">
        <w:rPr>
          <w:rStyle w:val="string"/>
          <w:color w:val="0000FF"/>
          <w:sz w:val="21"/>
          <w:szCs w:val="21"/>
          <w:bdr w:val="none" w:sz="0" w:space="0" w:color="auto" w:frame="1"/>
        </w:rPr>
        <w:t>", FrameWork Selected: "</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for</w:t>
      </w:r>
      <w:r w:rsidRPr="00D45056">
        <w:rPr>
          <w:rFonts w:ascii="Times New Roman" w:hAnsi="Times New Roman" w:cs="Times New Roman"/>
          <w:color w:val="000000"/>
          <w:sz w:val="21"/>
          <w:szCs w:val="21"/>
          <w:bdr w:val="none" w:sz="0" w:space="0" w:color="auto" w:frame="1"/>
        </w:rPr>
        <w:t>(Object frame :list2.getSelectedValues()){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data += frame + </w:t>
      </w:r>
      <w:r w:rsidRPr="00D45056">
        <w:rPr>
          <w:rStyle w:val="string"/>
          <w:color w:val="0000FF"/>
          <w:sz w:val="21"/>
          <w:szCs w:val="21"/>
          <w:bdr w:val="none" w:sz="0" w:space="0" w:color="auto" w:frame="1"/>
        </w:rPr>
        <w:t>" "</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label.setText(data);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ListExample();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Output:</w:t>
      </w:r>
    </w:p>
    <w:p w:rsidR="00A61888" w:rsidRPr="00D45056" w:rsidRDefault="00A61888" w:rsidP="00764668">
      <w:pPr>
        <w:pStyle w:val="NormalWeb"/>
        <w:shd w:val="clear" w:color="auto" w:fill="FFFFFF"/>
        <w:jc w:val="both"/>
        <w:rPr>
          <w:color w:val="000000"/>
          <w:sz w:val="21"/>
          <w:szCs w:val="21"/>
        </w:rPr>
      </w:pPr>
      <w:r w:rsidRPr="00D45056">
        <w:rPr>
          <w:noProof/>
          <w:lang w:bidi="mr-IN"/>
        </w:rPr>
        <w:drawing>
          <wp:inline distT="0" distB="0" distL="0" distR="0">
            <wp:extent cx="2339340" cy="1905811"/>
            <wp:effectExtent l="0" t="0" r="3810" b="0"/>
            <wp:docPr id="54" name="Picture 54" descr="JAVA Jli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VA Jlist 2"/>
                    <pic:cNvPicPr>
                      <a:picLocks noChangeAspect="1" noChangeArrowheads="1"/>
                    </pic:cNvPicPr>
                  </pic:nvPicPr>
                  <pic:blipFill>
                    <a:blip r:embed="rId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4426" cy="1918101"/>
                    </a:xfrm>
                    <a:prstGeom prst="rect">
                      <a:avLst/>
                    </a:prstGeom>
                    <a:noFill/>
                    <a:ln>
                      <a:noFill/>
                    </a:ln>
                  </pic:spPr>
                </pic:pic>
              </a:graphicData>
            </a:graphic>
          </wp:inline>
        </w:drawing>
      </w:r>
    </w:p>
    <w:p w:rsidR="00A61888" w:rsidRPr="00D45056" w:rsidRDefault="00A61888"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JFrame</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The javax.swing.JFrame class is a type of container which inherits the java.awt.Frame class. JFrame works like the main window where components like labels, buttons, textfields are added to create a GUI.</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t>Unlike Frame, JFrame has the option to hide or close the window with the help of setDefaultCloseOperation(int) method.</w:t>
      </w:r>
    </w:p>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lastRenderedPageBreak/>
        <w:t>Nested Class</w:t>
      </w:r>
    </w:p>
    <w:tbl>
      <w:tblPr>
        <w:tblW w:w="99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206"/>
        <w:gridCol w:w="2739"/>
        <w:gridCol w:w="5004"/>
      </w:tblGrid>
      <w:tr w:rsidR="00A61888" w:rsidRPr="00D45056" w:rsidTr="00DE30D6">
        <w:trPr>
          <w:trHeight w:val="499"/>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Class</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DE30D6">
        <w:trPr>
          <w:trHeight w:val="5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JFrame.AccessibleJFrame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This class implements accessibility support for the JFrame class.</w:t>
            </w:r>
          </w:p>
        </w:tc>
      </w:tr>
    </w:tbl>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Fields</w:t>
      </w:r>
    </w:p>
    <w:tbl>
      <w:tblPr>
        <w:tblW w:w="99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023"/>
        <w:gridCol w:w="2849"/>
        <w:gridCol w:w="4110"/>
      </w:tblGrid>
      <w:tr w:rsidR="00A61888" w:rsidRPr="00D45056" w:rsidTr="00DE30D6">
        <w:trPr>
          <w:trHeight w:val="515"/>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Field</w:t>
            </w:r>
          </w:p>
        </w:tc>
        <w:tc>
          <w:tcPr>
            <w:tcW w:w="4110" w:type="dxa"/>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DE30D6">
        <w:trPr>
          <w:trHeight w:val="8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AccessibleContext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accessibleContext</w:t>
            </w:r>
          </w:p>
        </w:tc>
        <w:tc>
          <w:tcPr>
            <w:tcW w:w="41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The accessible context property.</w:t>
            </w:r>
          </w:p>
        </w:tc>
      </w:tr>
      <w:tr w:rsidR="00A61888" w:rsidRPr="00D45056" w:rsidTr="00DE30D6">
        <w:trPr>
          <w:trHeight w:val="5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static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EXIT_ON_CLOSE</w:t>
            </w:r>
          </w:p>
        </w:tc>
        <w:tc>
          <w:tcPr>
            <w:tcW w:w="41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The exit application default window close operation.</w:t>
            </w:r>
          </w:p>
        </w:tc>
      </w:tr>
      <w:tr w:rsidR="00A61888" w:rsidRPr="00D45056" w:rsidTr="00DE30D6">
        <w:trPr>
          <w:trHeight w:val="8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JRootPane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rootPane</w:t>
            </w:r>
          </w:p>
        </w:tc>
        <w:tc>
          <w:tcPr>
            <w:tcW w:w="41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The JRootPane instance that manages the contentPane and optional menuBar for this frame, as well as the glassPane.</w:t>
            </w:r>
          </w:p>
        </w:tc>
      </w:tr>
      <w:tr w:rsidR="00A61888" w:rsidRPr="00D45056" w:rsidTr="00DE30D6">
        <w:trPr>
          <w:trHeight w:val="8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rootPaneCheckingEnabled</w:t>
            </w:r>
          </w:p>
        </w:tc>
        <w:tc>
          <w:tcPr>
            <w:tcW w:w="41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If true then calls to add and setLayout will be forwarded to the contentPane.</w:t>
            </w:r>
          </w:p>
        </w:tc>
      </w:tr>
    </w:tbl>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Constructors</w:t>
      </w:r>
    </w:p>
    <w:tbl>
      <w:tblPr>
        <w:tblW w:w="99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878"/>
        <w:gridCol w:w="6071"/>
      </w:tblGrid>
      <w:tr w:rsidR="00A61888" w:rsidRPr="00D45056" w:rsidTr="00DE30D6">
        <w:trPr>
          <w:trHeight w:val="566"/>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Constructor</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DE30D6">
        <w:trPr>
          <w:trHeight w:val="5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JFrame()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constructs a new frame that is initially invisible.</w:t>
            </w:r>
          </w:p>
        </w:tc>
      </w:tr>
      <w:tr w:rsidR="00A61888" w:rsidRPr="00D45056" w:rsidTr="00DE30D6">
        <w:trPr>
          <w:trHeight w:val="9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JFrame(GraphicsConfiguration gc)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Frame in the specified GraphicsConfiguration of a screen device and a blank title.</w:t>
            </w:r>
          </w:p>
        </w:tc>
      </w:tr>
      <w:tr w:rsidR="00A61888" w:rsidRPr="00D45056" w:rsidTr="00DE30D6">
        <w:trPr>
          <w:trHeight w:val="5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JFrame(String title)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new, initially invisible Frame with the specified title.</w:t>
            </w:r>
          </w:p>
        </w:tc>
      </w:tr>
      <w:tr w:rsidR="00A61888" w:rsidRPr="00D45056" w:rsidTr="00DE30D6">
        <w:trPr>
          <w:trHeight w:val="9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JFrame(String title, GraphicsConfiguration gc)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creates a JFrame with the specified title and the specified GraphicsConfiguration of a screen device.</w:t>
            </w:r>
          </w:p>
        </w:tc>
      </w:tr>
    </w:tbl>
    <w:p w:rsidR="00A61888" w:rsidRPr="00D45056" w:rsidRDefault="00A6188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Useful Methods</w:t>
      </w:r>
    </w:p>
    <w:tbl>
      <w:tblPr>
        <w:tblW w:w="100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990"/>
        <w:gridCol w:w="4489"/>
        <w:gridCol w:w="3591"/>
      </w:tblGrid>
      <w:tr w:rsidR="00A61888" w:rsidRPr="00D45056" w:rsidTr="00DE30D6">
        <w:trPr>
          <w:trHeight w:val="924"/>
        </w:trPr>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A61888" w:rsidRPr="00D45056" w:rsidRDefault="00A61888" w:rsidP="00764668">
            <w:pPr>
              <w:jc w:val="both"/>
              <w:rPr>
                <w:rFonts w:ascii="Times New Roman" w:hAnsi="Times New Roman" w:cs="Times New Roman"/>
                <w:b/>
                <w:bCs/>
                <w:color w:val="000000"/>
                <w:sz w:val="26"/>
                <w:szCs w:val="26"/>
              </w:rPr>
            </w:pPr>
            <w:r w:rsidRPr="00D45056">
              <w:rPr>
                <w:rFonts w:ascii="Times New Roman" w:hAnsi="Times New Roman" w:cs="Times New Roman"/>
                <w:b/>
                <w:bCs/>
                <w:color w:val="000000"/>
                <w:sz w:val="26"/>
                <w:szCs w:val="26"/>
              </w:rPr>
              <w:t>Description</w:t>
            </w:r>
          </w:p>
        </w:tc>
      </w:tr>
      <w:tr w:rsidR="00A61888" w:rsidRPr="00D45056" w:rsidTr="00DE30D6">
        <w:trPr>
          <w:trHeight w:val="9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addImpl(Component comp, Object constraints, 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Adds the specified child Component.</w:t>
            </w:r>
          </w:p>
        </w:tc>
      </w:tr>
      <w:tr w:rsidR="00A61888" w:rsidRPr="00D45056" w:rsidTr="00DE30D6">
        <w:trPr>
          <w:trHeight w:val="9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JRootPane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createRootPane()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Called by the constructor methods to create the default rootPane.</w:t>
            </w:r>
          </w:p>
        </w:tc>
      </w:tr>
      <w:tr w:rsidR="00A61888" w:rsidRPr="00D45056" w:rsidTr="00DE30D6">
        <w:trPr>
          <w:trHeight w:val="9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protected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frameInit()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Called by the constructors to init the JFrame properly.</w:t>
            </w:r>
          </w:p>
        </w:tc>
      </w:tr>
      <w:tr w:rsidR="00A61888" w:rsidRPr="00D45056" w:rsidTr="00DE30D6">
        <w:trPr>
          <w:trHeight w:val="56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setContentPane(Containe contentPane)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sets the contentPane property</w:t>
            </w:r>
          </w:p>
        </w:tc>
      </w:tr>
      <w:tr w:rsidR="00A61888" w:rsidRPr="00D45056" w:rsidTr="00DE30D6">
        <w:trPr>
          <w:trHeight w:val="20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setDefaultLookAndFeelDecorated(boolean defaultLookAndFeelDecorated)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Provides a hint as to whether or not newly created JFrames should have their Window decorations (such as borders, widgets to close the window, title...) provided by the current look and feel.</w:t>
            </w:r>
          </w:p>
        </w:tc>
      </w:tr>
      <w:tr w:rsidR="00A61888" w:rsidRPr="00D45056" w:rsidTr="00DE30D6">
        <w:trPr>
          <w:trHeight w:val="9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setIconImage(Image image)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sets the image to be displayed as the icon for this window.</w:t>
            </w:r>
          </w:p>
        </w:tc>
      </w:tr>
      <w:tr w:rsidR="00A61888" w:rsidRPr="00D45056" w:rsidTr="00DE30D6">
        <w:trPr>
          <w:trHeight w:val="5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lastRenderedPageBreak/>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setJMenuBar(JMenuBar menubar)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sets the menubar for this frame.</w:t>
            </w:r>
          </w:p>
        </w:tc>
      </w:tr>
      <w:tr w:rsidR="00A61888" w:rsidRPr="00D45056" w:rsidTr="00DE30D6">
        <w:trPr>
          <w:trHeight w:val="56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setLayeredPane(JLayeredPane layeredPane)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sets the layeredPane property.</w:t>
            </w:r>
          </w:p>
        </w:tc>
      </w:tr>
      <w:tr w:rsidR="00A61888" w:rsidRPr="00D45056" w:rsidTr="00DE30D6">
        <w:trPr>
          <w:trHeight w:val="5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JRootPane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getRootPane()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returns the rootPane object for this frame.</w:t>
            </w:r>
          </w:p>
        </w:tc>
      </w:tr>
      <w:tr w:rsidR="00A61888" w:rsidRPr="00D45056" w:rsidTr="00DE30D6">
        <w:trPr>
          <w:trHeight w:val="5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TransferHandler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getTransferHandler()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61888" w:rsidRPr="00D45056" w:rsidRDefault="00A61888" w:rsidP="00764668">
            <w:pPr>
              <w:spacing w:line="375" w:lineRule="atLeast"/>
              <w:ind w:left="30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It gets the transferHandler property.</w:t>
            </w:r>
          </w:p>
        </w:tc>
      </w:tr>
    </w:tbl>
    <w:p w:rsidR="00A61888" w:rsidRPr="00D45056" w:rsidRDefault="005F390D" w:rsidP="00764668">
      <w:pPr>
        <w:spacing w:line="240" w:lineRule="auto"/>
        <w:jc w:val="both"/>
        <w:rPr>
          <w:rFonts w:ascii="Times New Roman" w:hAnsi="Times New Roman" w:cs="Times New Roman"/>
          <w:sz w:val="24"/>
          <w:szCs w:val="24"/>
        </w:rPr>
      </w:pPr>
      <w:r w:rsidRPr="005F390D">
        <w:rPr>
          <w:rFonts w:ascii="Times New Roman" w:hAnsi="Times New Roman" w:cs="Times New Roman"/>
        </w:rPr>
        <w:pict>
          <v:rect id="_x0000_i1054" style="width:0;height:.75pt" o:hralign="center" o:hrstd="t" o:hrnoshade="t" o:hr="t" fillcolor="#d4d4d4" stroked="f"/>
        </w:pict>
      </w:r>
    </w:p>
    <w:p w:rsidR="00A61888" w:rsidRPr="00D45056" w:rsidRDefault="00A6188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JFrame Example</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java.awt.FlowLayout;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javax.swing.JButton;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javax.swing.JFrame;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javax.swing.JLabel;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javax.swing.Jpanel;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JFrameExample {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s[])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JFrame frame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"JFrame Example"</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JPanel panel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JPanel();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panel.setLayout(</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FlowLayout());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JLabel label =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JLabel(</w:t>
      </w:r>
      <w:r w:rsidRPr="00D45056">
        <w:rPr>
          <w:rStyle w:val="string"/>
          <w:color w:val="0000FF"/>
          <w:sz w:val="21"/>
          <w:szCs w:val="21"/>
          <w:bdr w:val="none" w:sz="0" w:space="0" w:color="auto" w:frame="1"/>
        </w:rPr>
        <w:t>"JFrame By Example"</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button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button.setText(</w:t>
      </w:r>
      <w:r w:rsidRPr="00D45056">
        <w:rPr>
          <w:rStyle w:val="string"/>
          <w:color w:val="0000FF"/>
          <w:sz w:val="21"/>
          <w:szCs w:val="21"/>
          <w:bdr w:val="none" w:sz="0" w:space="0" w:color="auto" w:frame="1"/>
        </w:rPr>
        <w:t>"Button"</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panel.add(label);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panel.add(button);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frame.add(panel);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frame.setSize(</w:t>
      </w:r>
      <w:r w:rsidRPr="00D45056">
        <w:rPr>
          <w:rStyle w:val="number"/>
          <w:color w:val="C00000"/>
          <w:sz w:val="21"/>
          <w:szCs w:val="21"/>
          <w:bdr w:val="none" w:sz="0" w:space="0" w:color="auto" w:frame="1"/>
        </w:rPr>
        <w:t>200</w:t>
      </w:r>
      <w:r w:rsidRPr="00D45056">
        <w:rPr>
          <w:color w:val="000000"/>
          <w:sz w:val="21"/>
          <w:szCs w:val="21"/>
          <w:bdr w:val="none" w:sz="0" w:space="0" w:color="auto" w:frame="1"/>
        </w:rPr>
        <w:t>, </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frame.setLocationRelativeTo(</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frame.setDefaultCloseOperation(JFrame.EXIT_ON_CLOSE);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frame.setVisible(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A61888" w:rsidRPr="00D45056" w:rsidRDefault="00A6188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A61888" w:rsidRPr="00D45056" w:rsidRDefault="00A61888" w:rsidP="00764668">
      <w:pPr>
        <w:pStyle w:val="NormalWeb"/>
        <w:shd w:val="clear" w:color="auto" w:fill="FFFFFF"/>
        <w:jc w:val="both"/>
        <w:rPr>
          <w:color w:val="000000"/>
          <w:sz w:val="21"/>
          <w:szCs w:val="21"/>
        </w:rPr>
      </w:pPr>
      <w:r w:rsidRPr="00D45056">
        <w:rPr>
          <w:color w:val="000000"/>
          <w:sz w:val="21"/>
          <w:szCs w:val="21"/>
        </w:rPr>
        <w:lastRenderedPageBreak/>
        <w:t>Output</w:t>
      </w:r>
    </w:p>
    <w:p w:rsidR="00973552" w:rsidRPr="00D45056" w:rsidRDefault="00A61888"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316050" cy="1379220"/>
            <wp:effectExtent l="0" t="0" r="0" b="0"/>
            <wp:docPr id="56" name="Picture 56" descr="Java Jfr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ava Jframe "/>
                    <pic:cNvPicPr>
                      <a:picLocks noChangeAspect="1" noChangeArrowheads="1"/>
                    </pic:cNvPicPr>
                  </pic:nvPicPr>
                  <pic:blipFill>
                    <a:blip r:embed="rId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8486" cy="1381773"/>
                    </a:xfrm>
                    <a:prstGeom prst="rect">
                      <a:avLst/>
                    </a:prstGeom>
                    <a:noFill/>
                    <a:ln>
                      <a:noFill/>
                    </a:ln>
                  </pic:spPr>
                </pic:pic>
              </a:graphicData>
            </a:graphic>
          </wp:inline>
        </w:drawing>
      </w:r>
    </w:p>
    <w:p w:rsidR="00F77C98" w:rsidRPr="00D45056" w:rsidRDefault="00F77C98"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cyan"/>
        </w:rPr>
        <w:t>Java JMenuBar, JMenu and JMenuItem</w:t>
      </w:r>
    </w:p>
    <w:p w:rsidR="00F77C98" w:rsidRPr="00D45056" w:rsidRDefault="00F77C98" w:rsidP="00764668">
      <w:pPr>
        <w:pStyle w:val="NormalWeb"/>
        <w:shd w:val="clear" w:color="auto" w:fill="FFFFFF"/>
        <w:jc w:val="both"/>
        <w:rPr>
          <w:color w:val="000000"/>
          <w:sz w:val="21"/>
          <w:szCs w:val="21"/>
        </w:rPr>
      </w:pPr>
      <w:r w:rsidRPr="00D45056">
        <w:rPr>
          <w:color w:val="000000"/>
          <w:sz w:val="21"/>
          <w:szCs w:val="21"/>
        </w:rPr>
        <w:t>The JMenuBar class is used to display menubar on the window or frame. It may have several menus.</w:t>
      </w:r>
    </w:p>
    <w:p w:rsidR="00F77C98" w:rsidRPr="00D45056" w:rsidRDefault="00F77C98" w:rsidP="00764668">
      <w:pPr>
        <w:pStyle w:val="NormalWeb"/>
        <w:shd w:val="clear" w:color="auto" w:fill="FFFFFF"/>
        <w:jc w:val="both"/>
        <w:rPr>
          <w:color w:val="000000"/>
          <w:sz w:val="21"/>
          <w:szCs w:val="21"/>
        </w:rPr>
      </w:pPr>
      <w:r w:rsidRPr="00D45056">
        <w:rPr>
          <w:color w:val="000000"/>
          <w:sz w:val="21"/>
          <w:szCs w:val="21"/>
        </w:rPr>
        <w:t>The object of JMenu class is a pull down menu component which is displayed from the menu bar. It inherits the JMenuItem class.</w:t>
      </w:r>
    </w:p>
    <w:p w:rsidR="00F77C98" w:rsidRPr="00D45056" w:rsidRDefault="00F77C98" w:rsidP="00764668">
      <w:pPr>
        <w:pStyle w:val="NormalWeb"/>
        <w:shd w:val="clear" w:color="auto" w:fill="FFFFFF"/>
        <w:jc w:val="both"/>
        <w:rPr>
          <w:color w:val="000000"/>
          <w:sz w:val="21"/>
          <w:szCs w:val="21"/>
        </w:rPr>
      </w:pPr>
      <w:r w:rsidRPr="00D45056">
        <w:rPr>
          <w:color w:val="000000"/>
          <w:sz w:val="21"/>
          <w:szCs w:val="21"/>
        </w:rPr>
        <w:t>The object of JMenuItem class adds a simple labeled menu item. The items used in a menu must belong to the JMenuItem or any of its subclass.</w:t>
      </w:r>
    </w:p>
    <w:p w:rsidR="00F77C98"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55" style="width:0;height:.75pt" o:hralign="center" o:hrstd="t" o:hrnoshade="t" o:hr="t" fillcolor="#d4d4d4" stroked="f"/>
        </w:pict>
      </w:r>
    </w:p>
    <w:p w:rsidR="00F77C98" w:rsidRPr="00D45056" w:rsidRDefault="00F77C9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JMenuBar class declaration</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JMenuBar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JComponent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MenuElement, Accessible  </w:t>
      </w:r>
    </w:p>
    <w:p w:rsidR="00F77C98" w:rsidRPr="00D45056" w:rsidRDefault="00F77C9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JMenu class declaration</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JMenu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JMenuItem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MenuElement, Accessible  </w:t>
      </w:r>
    </w:p>
    <w:p w:rsidR="00F77C98" w:rsidRPr="00D45056" w:rsidRDefault="00F77C98"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JMenuItem class declaration</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JMenuItem </w:t>
      </w:r>
      <w:r w:rsidRPr="00D45056">
        <w:rPr>
          <w:rStyle w:val="keyword"/>
          <w:b/>
          <w:bCs/>
          <w:color w:val="006699"/>
          <w:sz w:val="21"/>
          <w:szCs w:val="21"/>
          <w:bdr w:val="none" w:sz="0" w:space="0" w:color="auto" w:frame="1"/>
        </w:rPr>
        <w:t>extends</w:t>
      </w:r>
      <w:r w:rsidRPr="00D45056">
        <w:rPr>
          <w:color w:val="000000"/>
          <w:sz w:val="21"/>
          <w:szCs w:val="21"/>
          <w:bdr w:val="none" w:sz="0" w:space="0" w:color="auto" w:frame="1"/>
        </w:rPr>
        <w:t> AbstractButton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Accessible, MenuElement  </w:t>
      </w:r>
    </w:p>
    <w:p w:rsidR="00F77C98"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56" style="width:0;height:.75pt" o:hralign="center" o:hrstd="t" o:hrnoshade="t" o:hr="t" fillcolor="#d4d4d4" stroked="f"/>
        </w:pict>
      </w:r>
    </w:p>
    <w:p w:rsidR="00F77C98" w:rsidRPr="00D45056" w:rsidRDefault="00F77C9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JMenuItem and JMenu Example</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MenuExample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JMenu menu, submenu;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JMenuItem i1, i2, i3, i4, i5;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MenuExample(){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JFrame f=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w:t>
      </w:r>
      <w:r w:rsidRPr="00D45056">
        <w:rPr>
          <w:rStyle w:val="string"/>
          <w:color w:val="0000FF"/>
          <w:sz w:val="21"/>
          <w:szCs w:val="21"/>
          <w:bdr w:val="none" w:sz="0" w:space="0" w:color="auto" w:frame="1"/>
        </w:rPr>
        <w:t>"Menu and MenuItem Example"</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JMenuBar mb=</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JMenuBar();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menu=</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w:t>
      </w:r>
      <w:r w:rsidRPr="00D45056">
        <w:rPr>
          <w:rStyle w:val="string"/>
          <w:color w:val="0000FF"/>
          <w:sz w:val="21"/>
          <w:szCs w:val="21"/>
          <w:bdr w:val="none" w:sz="0" w:space="0" w:color="auto" w:frame="1"/>
        </w:rPr>
        <w:t>"Menu"</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submenu=</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w:t>
      </w:r>
      <w:r w:rsidRPr="00D45056">
        <w:rPr>
          <w:rStyle w:val="string"/>
          <w:rFonts w:ascii="Times New Roman" w:hAnsi="Times New Roman" w:cs="Times New Roman"/>
          <w:color w:val="0000FF"/>
          <w:sz w:val="21"/>
          <w:szCs w:val="21"/>
          <w:bdr w:val="none" w:sz="0" w:space="0" w:color="auto" w:frame="1"/>
        </w:rPr>
        <w:t>"Sub Menu"</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i1=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color w:val="0000FF"/>
          <w:sz w:val="21"/>
          <w:szCs w:val="21"/>
          <w:bdr w:val="none" w:sz="0" w:space="0" w:color="auto" w:frame="1"/>
        </w:rPr>
        <w:t>"Item 1"</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i2=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JMenuItem(</w:t>
      </w:r>
      <w:r w:rsidRPr="00D45056">
        <w:rPr>
          <w:rStyle w:val="string"/>
          <w:rFonts w:ascii="Times New Roman" w:hAnsi="Times New Roman" w:cs="Times New Roman"/>
          <w:color w:val="0000FF"/>
          <w:sz w:val="21"/>
          <w:szCs w:val="21"/>
          <w:bdr w:val="none" w:sz="0" w:space="0" w:color="auto" w:frame="1"/>
        </w:rPr>
        <w:t>"Item 2"</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i3=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color w:val="0000FF"/>
          <w:sz w:val="21"/>
          <w:szCs w:val="21"/>
          <w:bdr w:val="none" w:sz="0" w:space="0" w:color="auto" w:frame="1"/>
        </w:rPr>
        <w:t>"Item 3"</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i4=</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JMenuItem(</w:t>
      </w:r>
      <w:r w:rsidRPr="00D45056">
        <w:rPr>
          <w:rStyle w:val="string"/>
          <w:rFonts w:ascii="Times New Roman" w:hAnsi="Times New Roman" w:cs="Times New Roman"/>
          <w:color w:val="0000FF"/>
          <w:sz w:val="21"/>
          <w:szCs w:val="21"/>
          <w:bdr w:val="none" w:sz="0" w:space="0" w:color="auto" w:frame="1"/>
        </w:rPr>
        <w:t>"Item 4"</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i5=</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color w:val="0000FF"/>
          <w:sz w:val="21"/>
          <w:szCs w:val="21"/>
          <w:bdr w:val="none" w:sz="0" w:space="0" w:color="auto" w:frame="1"/>
        </w:rPr>
        <w:t>"Item 5"</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menu.add(i1); menu.add(i2); menu.add(i3);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submenu.add(i4); submenu.add(i5);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menu.add(submenu);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mb.add(menu);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f.setJMenuBar(mb);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400</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null</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MenuExample();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NormalWeb"/>
        <w:shd w:val="clear" w:color="auto" w:fill="FFFFFF"/>
        <w:jc w:val="both"/>
        <w:rPr>
          <w:color w:val="000000"/>
          <w:sz w:val="21"/>
          <w:szCs w:val="21"/>
        </w:rPr>
      </w:pPr>
      <w:r w:rsidRPr="00D45056">
        <w:rPr>
          <w:color w:val="000000"/>
          <w:sz w:val="21"/>
          <w:szCs w:val="21"/>
        </w:rPr>
        <w:t>Output:</w:t>
      </w:r>
    </w:p>
    <w:p w:rsidR="00F77C98" w:rsidRPr="00D45056" w:rsidRDefault="00F77C98"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286000" cy="1896894"/>
            <wp:effectExtent l="0" t="0" r="0" b="8255"/>
            <wp:docPr id="58" name="Picture 58" descr="JAVA Jmenuitem and jmenu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AVA Jmenuitem and jmenu 1"/>
                    <pic:cNvPicPr>
                      <a:picLocks noChangeAspect="1" noChangeArrowheads="1"/>
                    </pic:cNvPicPr>
                  </pic:nvPicPr>
                  <pic:blipFill>
                    <a:blip r:embed="rId8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0377" cy="1900526"/>
                    </a:xfrm>
                    <a:prstGeom prst="rect">
                      <a:avLst/>
                    </a:prstGeom>
                    <a:noFill/>
                    <a:ln>
                      <a:noFill/>
                    </a:ln>
                  </pic:spPr>
                </pic:pic>
              </a:graphicData>
            </a:graphic>
          </wp:inline>
        </w:drawing>
      </w:r>
    </w:p>
    <w:p w:rsidR="00F77C98" w:rsidRPr="00D45056" w:rsidRDefault="005F390D" w:rsidP="00764668">
      <w:pPr>
        <w:jc w:val="both"/>
        <w:rPr>
          <w:rFonts w:ascii="Times New Roman" w:hAnsi="Times New Roman" w:cs="Times New Roman"/>
        </w:rPr>
      </w:pPr>
      <w:r w:rsidRPr="005F390D">
        <w:rPr>
          <w:rFonts w:ascii="Times New Roman" w:hAnsi="Times New Roman" w:cs="Times New Roman"/>
        </w:rPr>
        <w:pict>
          <v:rect id="_x0000_i1057" style="width:0;height:.75pt" o:hralign="center" o:hrstd="t" o:hrnoshade="t" o:hr="t" fillcolor="#d4d4d4" stroked="f"/>
        </w:pict>
      </w:r>
    </w:p>
    <w:p w:rsidR="00F77C98" w:rsidRPr="00D45056" w:rsidRDefault="00F77C98"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Example of creating Edit menu for Notepad:</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javax.swing.*;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lastRenderedPageBreak/>
        <w:t>import</w:t>
      </w:r>
      <w:r w:rsidRPr="00D45056">
        <w:rPr>
          <w:rFonts w:ascii="Times New Roman" w:hAnsi="Times New Roman" w:cs="Times New Roman"/>
          <w:color w:val="000000"/>
          <w:sz w:val="21"/>
          <w:szCs w:val="21"/>
          <w:bdr w:val="none" w:sz="0" w:space="0" w:color="auto" w:frame="1"/>
        </w:rPr>
        <w:t> java.awt.event.*;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class</w:t>
      </w:r>
      <w:r w:rsidRPr="00D45056">
        <w:rPr>
          <w:color w:val="000000"/>
          <w:sz w:val="21"/>
          <w:szCs w:val="21"/>
          <w:bdr w:val="none" w:sz="0" w:space="0" w:color="auto" w:frame="1"/>
        </w:rPr>
        <w:t> MenuExample </w:t>
      </w:r>
      <w:r w:rsidRPr="00D45056">
        <w:rPr>
          <w:rStyle w:val="keyword"/>
          <w:b/>
          <w:bCs/>
          <w:color w:val="006699"/>
          <w:sz w:val="21"/>
          <w:szCs w:val="21"/>
          <w:bdr w:val="none" w:sz="0" w:space="0" w:color="auto" w:frame="1"/>
        </w:rPr>
        <w:t>implements</w:t>
      </w:r>
      <w:r w:rsidRPr="00D45056">
        <w:rPr>
          <w:color w:val="000000"/>
          <w:sz w:val="21"/>
          <w:szCs w:val="21"/>
          <w:bdr w:val="none" w:sz="0" w:space="0" w:color="auto" w:frame="1"/>
        </w:rPr>
        <w:t> ActionListener{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JFrame f;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JMenuBar mb;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JMenu file,edit,help;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JMenuItem cut,copy,paste,selectAll;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JTextArea ta;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MenuExample(){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cut=</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color w:val="0000FF"/>
          <w:sz w:val="21"/>
          <w:szCs w:val="21"/>
          <w:bdr w:val="none" w:sz="0" w:space="0" w:color="auto" w:frame="1"/>
        </w:rPr>
        <w:t>"cut"</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copy=</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JMenuItem(</w:t>
      </w:r>
      <w:r w:rsidRPr="00D45056">
        <w:rPr>
          <w:rStyle w:val="string"/>
          <w:rFonts w:ascii="Times New Roman" w:hAnsi="Times New Roman" w:cs="Times New Roman"/>
          <w:color w:val="0000FF"/>
          <w:sz w:val="21"/>
          <w:szCs w:val="21"/>
          <w:bdr w:val="none" w:sz="0" w:space="0" w:color="auto" w:frame="1"/>
        </w:rPr>
        <w:t>"copy"</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paste=</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color w:val="0000FF"/>
          <w:sz w:val="21"/>
          <w:szCs w:val="21"/>
          <w:bdr w:val="none" w:sz="0" w:space="0" w:color="auto" w:frame="1"/>
        </w:rPr>
        <w:t>"paste"</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selectAll=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JMenuItem(</w:t>
      </w:r>
      <w:r w:rsidRPr="00D45056">
        <w:rPr>
          <w:rStyle w:val="string"/>
          <w:rFonts w:ascii="Times New Roman" w:hAnsi="Times New Roman" w:cs="Times New Roman"/>
          <w:color w:val="0000FF"/>
          <w:sz w:val="21"/>
          <w:szCs w:val="21"/>
          <w:bdr w:val="none" w:sz="0" w:space="0" w:color="auto" w:frame="1"/>
        </w:rPr>
        <w:t>"selectAll"</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cut.addActionListener(</w:t>
      </w:r>
      <w:r w:rsidRPr="00D45056">
        <w:rPr>
          <w:rStyle w:val="keyword"/>
          <w:b/>
          <w:bCs/>
          <w:color w:val="006699"/>
          <w:sz w:val="21"/>
          <w:szCs w:val="21"/>
          <w:bdr w:val="none" w:sz="0" w:space="0" w:color="auto" w:frame="1"/>
        </w:rPr>
        <w:t>this</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copy.addActionListener(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paste.addActionListener(</w:t>
      </w:r>
      <w:r w:rsidRPr="00D45056">
        <w:rPr>
          <w:rStyle w:val="keyword"/>
          <w:b/>
          <w:bCs/>
          <w:color w:val="006699"/>
          <w:sz w:val="21"/>
          <w:szCs w:val="21"/>
          <w:bdr w:val="none" w:sz="0" w:space="0" w:color="auto" w:frame="1"/>
        </w:rPr>
        <w:t>this</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selectAll.addActionListener(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mb=</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JMenuBar();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file=</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w:t>
      </w:r>
      <w:r w:rsidRPr="00D45056">
        <w:rPr>
          <w:rStyle w:val="string"/>
          <w:rFonts w:ascii="Times New Roman" w:hAnsi="Times New Roman" w:cs="Times New Roman"/>
          <w:color w:val="0000FF"/>
          <w:sz w:val="21"/>
          <w:szCs w:val="21"/>
          <w:bdr w:val="none" w:sz="0" w:space="0" w:color="auto" w:frame="1"/>
        </w:rPr>
        <w:t>"File"</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edit=</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JMenu(</w:t>
      </w:r>
      <w:r w:rsidRPr="00D45056">
        <w:rPr>
          <w:rStyle w:val="string"/>
          <w:color w:val="0000FF"/>
          <w:sz w:val="21"/>
          <w:szCs w:val="21"/>
          <w:bdr w:val="none" w:sz="0" w:space="0" w:color="auto" w:frame="1"/>
        </w:rPr>
        <w:t>"Edit"</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help=</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w:t>
      </w:r>
      <w:r w:rsidRPr="00D45056">
        <w:rPr>
          <w:rStyle w:val="string"/>
          <w:rFonts w:ascii="Times New Roman" w:hAnsi="Times New Roman" w:cs="Times New Roman"/>
          <w:color w:val="0000FF"/>
          <w:sz w:val="21"/>
          <w:szCs w:val="21"/>
          <w:bdr w:val="none" w:sz="0" w:space="0" w:color="auto" w:frame="1"/>
        </w:rPr>
        <w:t>"Help"</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edit.add(cut);edit.add(copy);edit.add(paste);edit.add(selectAll);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mb.add(file);mb.add(edit);mb.add(help);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ta=</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JTextArea();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ta.setBounds(</w:t>
      </w:r>
      <w:r w:rsidRPr="00D45056">
        <w:rPr>
          <w:rStyle w:val="number"/>
          <w:rFonts w:ascii="Times New Roman" w:hAnsi="Times New Roman" w:cs="Times New Roman"/>
          <w:color w:val="C00000"/>
          <w:sz w:val="21"/>
          <w:szCs w:val="21"/>
          <w:bdr w:val="none" w:sz="0" w:space="0" w:color="auto" w:frame="1"/>
        </w:rPr>
        <w:t>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5</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360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320</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f.add(mb);f.add(ta);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f.setJMenuBar(mb);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f.setLayout(</w:t>
      </w:r>
      <w:r w:rsidRPr="00D45056">
        <w:rPr>
          <w:rStyle w:val="keyword"/>
          <w:b/>
          <w:bCs/>
          <w:color w:val="006699"/>
          <w:sz w:val="21"/>
          <w:szCs w:val="21"/>
          <w:bdr w:val="none" w:sz="0" w:space="0" w:color="auto" w:frame="1"/>
        </w:rPr>
        <w:t>null</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(e.getSource()==cut)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ta.cut();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lastRenderedPageBreak/>
        <w:t>if</w:t>
      </w:r>
      <w:r w:rsidRPr="00D45056">
        <w:rPr>
          <w:rFonts w:ascii="Times New Roman" w:hAnsi="Times New Roman" w:cs="Times New Roman"/>
          <w:color w:val="000000"/>
          <w:sz w:val="21"/>
          <w:szCs w:val="21"/>
          <w:bdr w:val="none" w:sz="0" w:space="0" w:color="auto" w:frame="1"/>
        </w:rPr>
        <w:t>(e.getSource()==paste)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ta.paste();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(e.getSource()==copy)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ta.copy();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if</w:t>
      </w:r>
      <w:r w:rsidRPr="00D45056">
        <w:rPr>
          <w:rFonts w:ascii="Times New Roman" w:hAnsi="Times New Roman" w:cs="Times New Roman"/>
          <w:color w:val="000000"/>
          <w:sz w:val="21"/>
          <w:szCs w:val="21"/>
          <w:bdr w:val="none" w:sz="0" w:space="0" w:color="auto" w:frame="1"/>
        </w:rPr>
        <w:t>(e.getSource()==selectAll)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ta.selectAll();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MenuExample();    </w:t>
      </w:r>
    </w:p>
    <w:p w:rsidR="00F77C98" w:rsidRPr="00D45056" w:rsidRDefault="00F77C98"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F77C98" w:rsidRPr="00D45056" w:rsidRDefault="00F77C98"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F77C98" w:rsidRPr="00D45056" w:rsidRDefault="00F77C98" w:rsidP="00764668">
      <w:pPr>
        <w:pStyle w:val="NormalWeb"/>
        <w:shd w:val="clear" w:color="auto" w:fill="FFFFFF"/>
        <w:jc w:val="both"/>
        <w:rPr>
          <w:color w:val="000000"/>
          <w:sz w:val="21"/>
          <w:szCs w:val="21"/>
        </w:rPr>
      </w:pPr>
      <w:r w:rsidRPr="00D45056">
        <w:rPr>
          <w:color w:val="000000"/>
          <w:sz w:val="21"/>
          <w:szCs w:val="21"/>
        </w:rPr>
        <w:t>Output:</w:t>
      </w:r>
    </w:p>
    <w:p w:rsidR="00F77C98" w:rsidRPr="00D45056" w:rsidRDefault="00F77C98"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2720340" cy="2498271"/>
            <wp:effectExtent l="0" t="0" r="3810" b="0"/>
            <wp:docPr id="57" name="Picture 57" descr="JAVA Jmenuitem and jmen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JAVA Jmenuitem and jmenu 2"/>
                    <pic:cNvPicPr>
                      <a:picLocks noChangeAspect="1" noChangeArrowheads="1"/>
                    </pic:cNvPicPr>
                  </pic:nvPicPr>
                  <pic:blipFill>
                    <a:blip r:embed="rId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4193" cy="2510993"/>
                    </a:xfrm>
                    <a:prstGeom prst="rect">
                      <a:avLst/>
                    </a:prstGeom>
                    <a:noFill/>
                    <a:ln>
                      <a:noFill/>
                    </a:ln>
                  </pic:spPr>
                </pic:pic>
              </a:graphicData>
            </a:graphic>
          </wp:inline>
        </w:drawing>
      </w:r>
    </w:p>
    <w:p w:rsidR="00E8453F" w:rsidRPr="00D45056" w:rsidRDefault="00E8453F" w:rsidP="00764668">
      <w:pPr>
        <w:pStyle w:val="Heading2"/>
        <w:shd w:val="clear" w:color="auto" w:fill="FFFFFF"/>
        <w:spacing w:line="312" w:lineRule="atLeast"/>
        <w:jc w:val="both"/>
        <w:rPr>
          <w:rFonts w:ascii="Times New Roman" w:hAnsi="Times New Roman" w:cs="Times New Roman"/>
          <w:color w:val="610B38"/>
          <w:sz w:val="38"/>
          <w:szCs w:val="38"/>
        </w:rPr>
      </w:pPr>
      <w:r w:rsidRPr="00D45056">
        <w:rPr>
          <w:rFonts w:ascii="Times New Roman" w:hAnsi="Times New Roman" w:cs="Times New Roman"/>
          <w:b/>
          <w:bCs/>
          <w:color w:val="610B38"/>
          <w:sz w:val="38"/>
          <w:szCs w:val="38"/>
        </w:rPr>
        <w:t>Java JPopupMenu Example with MouseListener and ActionListener</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import</w:t>
      </w:r>
      <w:r w:rsidRPr="00D45056">
        <w:rPr>
          <w:color w:val="000000"/>
          <w:sz w:val="21"/>
          <w:szCs w:val="21"/>
          <w:bdr w:val="none" w:sz="0" w:space="0" w:color="auto" w:frame="1"/>
        </w:rPr>
        <w:t> javax.swing.*;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java.awt.event.*;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rStyle w:val="keyword"/>
          <w:rFonts w:eastAsiaTheme="majorEastAsia"/>
          <w:b/>
          <w:bCs/>
          <w:color w:val="006699"/>
          <w:sz w:val="21"/>
          <w:szCs w:val="21"/>
          <w:bdr w:val="none" w:sz="0" w:space="0" w:color="auto" w:frame="1"/>
        </w:rPr>
        <w:t>class</w:t>
      </w:r>
      <w:r w:rsidRPr="00D45056">
        <w:rPr>
          <w:color w:val="000000"/>
          <w:sz w:val="21"/>
          <w:szCs w:val="21"/>
          <w:bdr w:val="none" w:sz="0" w:space="0" w:color="auto" w:frame="1"/>
        </w:rPr>
        <w:t> PopupMenuExample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PopupMenuExample(){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JFrame f=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JFrame(</w:t>
      </w:r>
      <w:r w:rsidRPr="00D45056">
        <w:rPr>
          <w:rStyle w:val="string"/>
          <w:rFonts w:ascii="Times New Roman" w:hAnsi="Times New Roman" w:cs="Times New Roman"/>
          <w:color w:val="0000FF"/>
          <w:sz w:val="21"/>
          <w:szCs w:val="21"/>
          <w:bdr w:val="none" w:sz="0" w:space="0" w:color="auto" w:frame="1"/>
        </w:rPr>
        <w:t>"PopupMenu Example"</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final</w:t>
      </w:r>
      <w:r w:rsidRPr="00D45056">
        <w:rPr>
          <w:color w:val="000000"/>
          <w:sz w:val="21"/>
          <w:szCs w:val="21"/>
          <w:bdr w:val="none" w:sz="0" w:space="0" w:color="auto" w:frame="1"/>
        </w:rPr>
        <w:t> JLabel label =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JLabel();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label.setHorizontalAlignment(JLabel.CENTER);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100</w:t>
      </w: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final</w:t>
      </w:r>
      <w:r w:rsidRPr="00D45056">
        <w:rPr>
          <w:rFonts w:ascii="Times New Roman" w:hAnsi="Times New Roman" w:cs="Times New Roman"/>
          <w:color w:val="000000"/>
          <w:sz w:val="21"/>
          <w:szCs w:val="21"/>
          <w:bdr w:val="none" w:sz="0" w:space="0" w:color="auto" w:frame="1"/>
        </w:rPr>
        <w:t> JPopupMenu popupmenu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JPopupMenu(</w:t>
      </w:r>
      <w:r w:rsidRPr="00D45056">
        <w:rPr>
          <w:rStyle w:val="string"/>
          <w:rFonts w:ascii="Times New Roman" w:hAnsi="Times New Roman" w:cs="Times New Roman"/>
          <w:color w:val="0000FF"/>
          <w:sz w:val="21"/>
          <w:szCs w:val="21"/>
          <w:bdr w:val="none" w:sz="0" w:space="0" w:color="auto" w:frame="1"/>
        </w:rPr>
        <w:t>"Edit"</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JMenuItem cut =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rFonts w:eastAsiaTheme="majorEastAsia"/>
          <w:color w:val="0000FF"/>
          <w:sz w:val="21"/>
          <w:szCs w:val="21"/>
          <w:bdr w:val="none" w:sz="0" w:space="0" w:color="auto" w:frame="1"/>
        </w:rPr>
        <w:t>"Cut"</w:t>
      </w: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JMenuItem copy =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JMenuItem(</w:t>
      </w:r>
      <w:r w:rsidRPr="00D45056">
        <w:rPr>
          <w:rStyle w:val="string"/>
          <w:rFonts w:ascii="Times New Roman" w:hAnsi="Times New Roman" w:cs="Times New Roman"/>
          <w:color w:val="0000FF"/>
          <w:sz w:val="21"/>
          <w:szCs w:val="21"/>
          <w:bdr w:val="none" w:sz="0" w:space="0" w:color="auto" w:frame="1"/>
        </w:rPr>
        <w:t>"Copy"</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JMenuItem paste = </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JMenuItem(</w:t>
      </w:r>
      <w:r w:rsidRPr="00D45056">
        <w:rPr>
          <w:rStyle w:val="string"/>
          <w:rFonts w:eastAsiaTheme="majorEastAsia"/>
          <w:color w:val="0000FF"/>
          <w:sz w:val="21"/>
          <w:szCs w:val="21"/>
          <w:bdr w:val="none" w:sz="0" w:space="0" w:color="auto" w:frame="1"/>
        </w:rPr>
        <w:t>"Paste"</w:t>
      </w: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popupmenu.add(cut); popupmenu.add(copy); popupmenu.add(paste);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f.addMouseListener(</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MouseAdapter()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mouseClicked(MouseEvent e)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popupmenu.show(f , e.getX(), e.getY());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cut.addActionListener(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ActionListener(){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label.setText(</w:t>
      </w:r>
      <w:r w:rsidRPr="00D45056">
        <w:rPr>
          <w:rStyle w:val="string"/>
          <w:rFonts w:ascii="Times New Roman" w:hAnsi="Times New Roman" w:cs="Times New Roman"/>
          <w:color w:val="0000FF"/>
          <w:sz w:val="21"/>
          <w:szCs w:val="21"/>
          <w:bdr w:val="none" w:sz="0" w:space="0" w:color="auto" w:frame="1"/>
        </w:rPr>
        <w:t>"cut MenuItem clicked."</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copy.addActionListener(</w:t>
      </w:r>
      <w:r w:rsidRPr="00D45056">
        <w:rPr>
          <w:rStyle w:val="keyword"/>
          <w:rFonts w:eastAsiaTheme="majorEastAsia"/>
          <w:b/>
          <w:bCs/>
          <w:color w:val="006699"/>
          <w:sz w:val="21"/>
          <w:szCs w:val="21"/>
          <w:bdr w:val="none" w:sz="0" w:space="0" w:color="auto" w:frame="1"/>
        </w:rPr>
        <w:t>new</w:t>
      </w:r>
      <w:r w:rsidRPr="00D45056">
        <w:rPr>
          <w:color w:val="000000"/>
          <w:sz w:val="21"/>
          <w:szCs w:val="21"/>
          <w:bdr w:val="none" w:sz="0" w:space="0" w:color="auto" w:frame="1"/>
        </w:rPr>
        <w:t> ActionListener(){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actionPerformed(ActionEvent e)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label.setText(</w:t>
      </w:r>
      <w:r w:rsidRPr="00D45056">
        <w:rPr>
          <w:rStyle w:val="string"/>
          <w:rFonts w:eastAsiaTheme="majorEastAsia"/>
          <w:color w:val="0000FF"/>
          <w:sz w:val="21"/>
          <w:szCs w:val="21"/>
          <w:bdr w:val="none" w:sz="0" w:space="0" w:color="auto" w:frame="1"/>
        </w:rPr>
        <w:t>"copy MenuItem clicked."</w:t>
      </w: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paste.addActionListener(</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ActionListener(){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rFonts w:eastAsiaTheme="majorEastAsia"/>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label.setText(</w:t>
      </w:r>
      <w:r w:rsidRPr="00D45056">
        <w:rPr>
          <w:rStyle w:val="string"/>
          <w:rFonts w:ascii="Times New Roman" w:hAnsi="Times New Roman" w:cs="Times New Roman"/>
          <w:color w:val="0000FF"/>
          <w:sz w:val="21"/>
          <w:szCs w:val="21"/>
          <w:bdr w:val="none" w:sz="0" w:space="0" w:color="auto" w:frame="1"/>
        </w:rPr>
        <w:t>"paste MenuItem clicked."</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f.add(label); f.add(popupmenu);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400</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rFonts w:eastAsiaTheme="majorEastAsia"/>
          <w:b/>
          <w:bCs/>
          <w:color w:val="006699"/>
          <w:sz w:val="21"/>
          <w:szCs w:val="21"/>
          <w:bdr w:val="none" w:sz="0" w:space="0" w:color="auto" w:frame="1"/>
        </w:rPr>
        <w:t>null</w:t>
      </w: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PopupMenuExample();  </w:t>
      </w:r>
    </w:p>
    <w:p w:rsidR="00E8453F" w:rsidRPr="00D45056" w:rsidRDefault="00E8453F"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E8453F" w:rsidRPr="00D45056" w:rsidRDefault="00E8453F"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E8453F" w:rsidRPr="00D45056" w:rsidRDefault="00E8453F" w:rsidP="00764668">
      <w:pPr>
        <w:pStyle w:val="NormalWeb"/>
        <w:shd w:val="clear" w:color="auto" w:fill="FFFFFF"/>
        <w:jc w:val="both"/>
        <w:rPr>
          <w:color w:val="000000"/>
          <w:sz w:val="21"/>
          <w:szCs w:val="21"/>
        </w:rPr>
      </w:pPr>
      <w:r w:rsidRPr="00D45056">
        <w:rPr>
          <w:color w:val="000000"/>
          <w:sz w:val="21"/>
          <w:szCs w:val="21"/>
        </w:rPr>
        <w:t>Output:</w:t>
      </w:r>
    </w:p>
    <w:p w:rsidR="00E8453F" w:rsidRPr="00D45056" w:rsidRDefault="00E8453F" w:rsidP="00764668">
      <w:pPr>
        <w:spacing w:line="360" w:lineRule="auto"/>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1653540" cy="1254071"/>
            <wp:effectExtent l="0" t="0" r="3810" b="3810"/>
            <wp:docPr id="59" name="Picture 59" descr="JAVA Jpopmen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Jpopmenu 2"/>
                    <pic:cNvPicPr>
                      <a:picLocks noChangeAspect="1" noChangeArrowheads="1"/>
                    </pic:cNvPicPr>
                  </pic:nvPicPr>
                  <pic:blipFill>
                    <a:blip r:embed="rId8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1089" cy="1259797"/>
                    </a:xfrm>
                    <a:prstGeom prst="rect">
                      <a:avLst/>
                    </a:prstGeom>
                    <a:noFill/>
                    <a:ln>
                      <a:noFill/>
                    </a:ln>
                  </pic:spPr>
                </pic:pic>
              </a:graphicData>
            </a:graphic>
          </wp:inline>
        </w:drawing>
      </w: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spacing w:line="360" w:lineRule="auto"/>
        <w:jc w:val="both"/>
        <w:rPr>
          <w:rFonts w:ascii="Times New Roman" w:hAnsi="Times New Roman" w:cs="Times New Roman"/>
          <w:sz w:val="24"/>
          <w:szCs w:val="24"/>
        </w:rPr>
      </w:pPr>
    </w:p>
    <w:p w:rsidR="00635D23" w:rsidRPr="00D45056" w:rsidRDefault="00635D23"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yellow"/>
        </w:rPr>
        <w:t>BorderLayout (LayoutManagers)</w:t>
      </w:r>
    </w:p>
    <w:p w:rsidR="00635D23" w:rsidRPr="00D45056" w:rsidRDefault="005F390D" w:rsidP="00764668">
      <w:pPr>
        <w:jc w:val="both"/>
        <w:rPr>
          <w:rFonts w:ascii="Times New Roman" w:hAnsi="Times New Roman" w:cs="Times New Roman"/>
          <w:sz w:val="24"/>
          <w:szCs w:val="24"/>
        </w:rPr>
      </w:pPr>
      <w:r w:rsidRPr="005F390D">
        <w:rPr>
          <w:rFonts w:ascii="Times New Roman" w:hAnsi="Times New Roman" w:cs="Times New Roman"/>
        </w:rPr>
        <w:pict>
          <v:rect id="_x0000_i1058" style="width:0;height:.75pt" o:hralign="center" o:hrstd="t" o:hrnoshade="t" o:hr="t" fillcolor="#d4d4d4" stroked="f"/>
        </w:pict>
      </w:r>
    </w:p>
    <w:p w:rsidR="00635D23" w:rsidRPr="00D45056" w:rsidRDefault="00635D23"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Java LayoutManagers</w:t>
      </w:r>
    </w:p>
    <w:p w:rsidR="00635D23" w:rsidRPr="00D45056" w:rsidRDefault="00635D23" w:rsidP="00764668">
      <w:pPr>
        <w:pStyle w:val="NormalWeb"/>
        <w:shd w:val="clear" w:color="auto" w:fill="FFFFFF"/>
        <w:jc w:val="both"/>
        <w:rPr>
          <w:color w:val="000000"/>
          <w:sz w:val="21"/>
          <w:szCs w:val="21"/>
        </w:rPr>
      </w:pPr>
      <w:r w:rsidRPr="00D45056">
        <w:rPr>
          <w:color w:val="000000"/>
          <w:sz w:val="21"/>
          <w:szCs w:val="21"/>
        </w:rPr>
        <w:t>The LayoutManagers are used to arrange components in a particular manner. LayoutManager is an interface that is implemented by all the classes of layout managers. There are following classes that represents the layout managers:</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java.awt.BorderLayout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java.awt.FlowLayout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java.awt.GridLayout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java.awt.CardLayout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java.awt.GridBagLayout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javax.swing.BoxLayout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javax.swing.GroupLayout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javax.swing.ScrollPaneLayout</w:t>
      </w:r>
    </w:p>
    <w:p w:rsidR="00635D23" w:rsidRPr="00D45056" w:rsidRDefault="00635D23" w:rsidP="00764668">
      <w:pPr>
        <w:numPr>
          <w:ilvl w:val="0"/>
          <w:numId w:val="10"/>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rPr>
        <w:t>javax.swing.SpringLayout etc.</w:t>
      </w:r>
    </w:p>
    <w:p w:rsidR="00635D23" w:rsidRPr="00D45056" w:rsidRDefault="005F390D" w:rsidP="00764668">
      <w:pPr>
        <w:spacing w:after="0" w:line="240" w:lineRule="auto"/>
        <w:jc w:val="both"/>
        <w:rPr>
          <w:rFonts w:ascii="Times New Roman" w:hAnsi="Times New Roman" w:cs="Times New Roman"/>
          <w:sz w:val="24"/>
          <w:szCs w:val="24"/>
        </w:rPr>
      </w:pPr>
      <w:r w:rsidRPr="005F390D">
        <w:rPr>
          <w:rFonts w:ascii="Times New Roman" w:hAnsi="Times New Roman" w:cs="Times New Roman"/>
        </w:rPr>
        <w:pict>
          <v:rect id="_x0000_i1059" style="width:0;height:.75pt" o:hralign="center" o:hrstd="t" o:hrnoshade="t" o:hr="t" fillcolor="#d4d4d4" stroked="f"/>
        </w:pict>
      </w:r>
    </w:p>
    <w:p w:rsidR="00635D23" w:rsidRPr="00D45056" w:rsidRDefault="00635D23"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Java BorderLayout</w:t>
      </w:r>
    </w:p>
    <w:p w:rsidR="00635D23" w:rsidRPr="00D45056" w:rsidRDefault="00635D23" w:rsidP="00764668">
      <w:pPr>
        <w:pStyle w:val="NormalWeb"/>
        <w:shd w:val="clear" w:color="auto" w:fill="FFFFFF"/>
        <w:jc w:val="both"/>
        <w:rPr>
          <w:color w:val="000000"/>
          <w:sz w:val="21"/>
          <w:szCs w:val="21"/>
        </w:rPr>
      </w:pPr>
      <w:r w:rsidRPr="00D45056">
        <w:rPr>
          <w:color w:val="000000"/>
          <w:sz w:val="21"/>
          <w:szCs w:val="21"/>
        </w:rPr>
        <w:t>The BorderLayout is used to arrange the components in five regions: north, south, east, west and center. Each region (area) may contain one component only. It is the default layout of frame or window. The BorderLayout provides five constants for each region:</w:t>
      </w:r>
    </w:p>
    <w:p w:rsidR="00635D23" w:rsidRPr="00D45056" w:rsidRDefault="00635D23" w:rsidP="00764668">
      <w:pPr>
        <w:numPr>
          <w:ilvl w:val="0"/>
          <w:numId w:val="11"/>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NORTH</w:t>
      </w:r>
    </w:p>
    <w:p w:rsidR="00635D23" w:rsidRPr="00D45056" w:rsidRDefault="00635D23" w:rsidP="00764668">
      <w:pPr>
        <w:numPr>
          <w:ilvl w:val="0"/>
          <w:numId w:val="11"/>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SOUTH</w:t>
      </w:r>
    </w:p>
    <w:p w:rsidR="00635D23" w:rsidRPr="00D45056" w:rsidRDefault="00635D23" w:rsidP="00764668">
      <w:pPr>
        <w:numPr>
          <w:ilvl w:val="0"/>
          <w:numId w:val="11"/>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EAST</w:t>
      </w:r>
    </w:p>
    <w:p w:rsidR="00635D23" w:rsidRPr="00D45056" w:rsidRDefault="00635D23" w:rsidP="00764668">
      <w:pPr>
        <w:numPr>
          <w:ilvl w:val="0"/>
          <w:numId w:val="11"/>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WEST</w:t>
      </w:r>
    </w:p>
    <w:p w:rsidR="00635D23" w:rsidRPr="00D45056" w:rsidRDefault="00635D23" w:rsidP="00764668">
      <w:pPr>
        <w:numPr>
          <w:ilvl w:val="0"/>
          <w:numId w:val="11"/>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lastRenderedPageBreak/>
        <w:t>public static final int CENTER</w:t>
      </w:r>
    </w:p>
    <w:p w:rsidR="00635D23" w:rsidRPr="00D45056" w:rsidRDefault="00635D23"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Constructors of BorderLayout class:</w:t>
      </w:r>
    </w:p>
    <w:p w:rsidR="00635D23" w:rsidRPr="00D45056" w:rsidRDefault="00635D23" w:rsidP="00764668">
      <w:pPr>
        <w:numPr>
          <w:ilvl w:val="0"/>
          <w:numId w:val="12"/>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BorderLayout():</w:t>
      </w:r>
      <w:r w:rsidRPr="00D45056">
        <w:rPr>
          <w:rFonts w:ascii="Times New Roman" w:hAnsi="Times New Roman" w:cs="Times New Roman"/>
          <w:color w:val="000000"/>
          <w:sz w:val="21"/>
          <w:szCs w:val="21"/>
        </w:rPr>
        <w:t> creates a border layout but with no gaps between the components.</w:t>
      </w:r>
    </w:p>
    <w:p w:rsidR="00635D23" w:rsidRPr="00D45056" w:rsidRDefault="00635D23" w:rsidP="00764668">
      <w:pPr>
        <w:numPr>
          <w:ilvl w:val="0"/>
          <w:numId w:val="12"/>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JBorderLayout(int hgap, int vgap):</w:t>
      </w:r>
      <w:r w:rsidRPr="00D45056">
        <w:rPr>
          <w:rFonts w:ascii="Times New Roman" w:hAnsi="Times New Roman" w:cs="Times New Roman"/>
          <w:color w:val="000000"/>
          <w:sz w:val="21"/>
          <w:szCs w:val="21"/>
        </w:rPr>
        <w:t> creates a border layout with the given horizontal and vertical gaps between the components.</w:t>
      </w:r>
    </w:p>
    <w:p w:rsidR="00635D23" w:rsidRPr="00D45056" w:rsidRDefault="005F390D" w:rsidP="00764668">
      <w:pPr>
        <w:spacing w:after="0" w:line="240" w:lineRule="auto"/>
        <w:jc w:val="both"/>
        <w:rPr>
          <w:rFonts w:ascii="Times New Roman" w:hAnsi="Times New Roman" w:cs="Times New Roman"/>
          <w:sz w:val="24"/>
          <w:szCs w:val="24"/>
        </w:rPr>
      </w:pPr>
      <w:r w:rsidRPr="005F390D">
        <w:rPr>
          <w:rFonts w:ascii="Times New Roman" w:hAnsi="Times New Roman" w:cs="Times New Roman"/>
        </w:rPr>
        <w:pict>
          <v:rect id="_x0000_i1060" style="width:0;height:.75pt" o:hralign="center" o:hrstd="t" o:hrnoshade="t" o:hr="t" fillcolor="#d4d4d4" stroked="f"/>
        </w:pict>
      </w:r>
    </w:p>
    <w:p w:rsidR="00635D23" w:rsidRPr="00D45056" w:rsidRDefault="00635D23"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Example of BorderLayout class:</w:t>
      </w:r>
    </w:p>
    <w:p w:rsidR="00635D23" w:rsidRPr="00D45056" w:rsidRDefault="00635D23"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3352800" cy="3467100"/>
            <wp:effectExtent l="0" t="0" r="0" b="0"/>
            <wp:docPr id="60" name="Picture 60" descr="Border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orderLayout class"/>
                    <pic:cNvPicPr>
                      <a:picLocks noChangeAspect="1" noChangeArrowheads="1"/>
                    </pic:cNvPicPr>
                  </pic:nvPicPr>
                  <pic:blipFill>
                    <a:blip r:embed="rId8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Border {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Border(){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"NORTH"</w:t>
      </w: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"SOUTH"</w:t>
      </w: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JButton b3=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"EAST"</w:t>
      </w: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b4=</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"WEST"</w:t>
      </w: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b5=</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"CENTER"</w:t>
      </w: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f.add(b1,BorderLayout.NORTH);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f.add(b2,BorderLayout.SOUTH);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f.add(b3,BorderLayout.EAST);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f.add(b4,BorderLayout.WEST);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f.add(b5,BorderLayout.CENTER);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Border();  </w:t>
      </w:r>
    </w:p>
    <w:p w:rsidR="00635D23" w:rsidRPr="00D45056" w:rsidRDefault="00635D23"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635D23" w:rsidRPr="00D45056" w:rsidRDefault="00635D23"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635D23" w:rsidRPr="00D45056" w:rsidRDefault="00635D23" w:rsidP="00764668">
      <w:pPr>
        <w:spacing w:line="360" w:lineRule="auto"/>
        <w:jc w:val="both"/>
        <w:rPr>
          <w:rFonts w:ascii="Times New Roman" w:hAnsi="Times New Roman" w:cs="Times New Roman"/>
          <w:sz w:val="24"/>
          <w:szCs w:val="24"/>
        </w:rPr>
      </w:pPr>
    </w:p>
    <w:p w:rsidR="00B663DA" w:rsidRDefault="00B663DA"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Default="004D27B6" w:rsidP="00764668">
      <w:pPr>
        <w:spacing w:line="360" w:lineRule="auto"/>
        <w:jc w:val="both"/>
        <w:rPr>
          <w:rFonts w:ascii="Times New Roman" w:hAnsi="Times New Roman" w:cs="Times New Roman"/>
          <w:sz w:val="24"/>
          <w:szCs w:val="24"/>
        </w:rPr>
      </w:pPr>
    </w:p>
    <w:p w:rsidR="004D27B6" w:rsidRPr="00D45056" w:rsidRDefault="004D27B6" w:rsidP="00764668">
      <w:pPr>
        <w:spacing w:line="360" w:lineRule="auto"/>
        <w:jc w:val="both"/>
        <w:rPr>
          <w:rFonts w:ascii="Times New Roman" w:hAnsi="Times New Roman" w:cs="Times New Roman"/>
          <w:sz w:val="24"/>
          <w:szCs w:val="24"/>
        </w:rPr>
      </w:pPr>
    </w:p>
    <w:p w:rsidR="00B663DA" w:rsidRPr="00D45056" w:rsidRDefault="00B663DA"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yellow"/>
        </w:rPr>
        <w:lastRenderedPageBreak/>
        <w:t>Java GridLayout</w:t>
      </w:r>
    </w:p>
    <w:p w:rsidR="00B663DA" w:rsidRPr="00D45056" w:rsidRDefault="00B663DA" w:rsidP="00764668">
      <w:pPr>
        <w:pStyle w:val="NormalWeb"/>
        <w:shd w:val="clear" w:color="auto" w:fill="FFFFFF"/>
        <w:jc w:val="both"/>
        <w:rPr>
          <w:color w:val="000000"/>
          <w:sz w:val="21"/>
          <w:szCs w:val="21"/>
        </w:rPr>
      </w:pPr>
      <w:r w:rsidRPr="00D45056">
        <w:rPr>
          <w:color w:val="000000"/>
          <w:sz w:val="21"/>
          <w:szCs w:val="21"/>
        </w:rPr>
        <w:t>The GridLayout is used to arrange the components in rectangular grid. One component is displayed in each rectangle.</w:t>
      </w:r>
    </w:p>
    <w:p w:rsidR="00B663DA" w:rsidRPr="00D45056" w:rsidRDefault="00B663DA"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Constructors of GridLayout class</w:t>
      </w:r>
    </w:p>
    <w:p w:rsidR="00B663DA" w:rsidRPr="00D45056" w:rsidRDefault="00B663DA" w:rsidP="00764668">
      <w:pPr>
        <w:numPr>
          <w:ilvl w:val="0"/>
          <w:numId w:val="13"/>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GridLayout():</w:t>
      </w:r>
      <w:r w:rsidRPr="00D45056">
        <w:rPr>
          <w:rFonts w:ascii="Times New Roman" w:hAnsi="Times New Roman" w:cs="Times New Roman"/>
          <w:color w:val="000000"/>
          <w:sz w:val="21"/>
          <w:szCs w:val="21"/>
        </w:rPr>
        <w:t> creates a grid layout with one column per component in a row.</w:t>
      </w:r>
    </w:p>
    <w:p w:rsidR="00B663DA" w:rsidRPr="00D45056" w:rsidRDefault="00B663DA" w:rsidP="00764668">
      <w:pPr>
        <w:numPr>
          <w:ilvl w:val="0"/>
          <w:numId w:val="13"/>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GridLayout(int rows, int columns):</w:t>
      </w:r>
      <w:r w:rsidRPr="00D45056">
        <w:rPr>
          <w:rFonts w:ascii="Times New Roman" w:hAnsi="Times New Roman" w:cs="Times New Roman"/>
          <w:color w:val="000000"/>
          <w:sz w:val="21"/>
          <w:szCs w:val="21"/>
        </w:rPr>
        <w:t> creates a grid layout with the given rows and columns but no gaps between the components.</w:t>
      </w:r>
    </w:p>
    <w:p w:rsidR="00B663DA" w:rsidRPr="00D45056" w:rsidRDefault="00B663DA" w:rsidP="00764668">
      <w:pPr>
        <w:numPr>
          <w:ilvl w:val="0"/>
          <w:numId w:val="13"/>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GridLayout(int rows, int columns, int hgap, int vgap):</w:t>
      </w:r>
      <w:r w:rsidRPr="00D45056">
        <w:rPr>
          <w:rFonts w:ascii="Times New Roman" w:hAnsi="Times New Roman" w:cs="Times New Roman"/>
          <w:color w:val="000000"/>
          <w:sz w:val="21"/>
          <w:szCs w:val="21"/>
        </w:rPr>
        <w:t> creates a grid layout with the given rows and columns alongwith given horizontal and vertical gaps.</w:t>
      </w:r>
    </w:p>
    <w:p w:rsidR="00B663DA" w:rsidRPr="00D45056" w:rsidRDefault="00B663DA"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Example of GridLayout class</w:t>
      </w:r>
    </w:p>
    <w:p w:rsidR="00B663DA" w:rsidRPr="00D45056" w:rsidRDefault="00B663DA"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3467100" cy="3345180"/>
            <wp:effectExtent l="0" t="0" r="0" b="7620"/>
            <wp:docPr id="61" name="Picture 61" descr="Grid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ridLayout class"/>
                    <pic:cNvPicPr>
                      <a:picLocks noChangeAspect="1" noChangeArrowheads="1"/>
                    </pic:cNvPicPr>
                  </pic:nvPicPr>
                  <pic:blipFill>
                    <a:blip r:embed="rId9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100" cy="3345180"/>
                    </a:xfrm>
                    <a:prstGeom prst="rect">
                      <a:avLst/>
                    </a:prstGeom>
                    <a:noFill/>
                    <a:ln>
                      <a:noFill/>
                    </a:ln>
                  </pic:spPr>
                </pic:pic>
              </a:graphicData>
            </a:graphic>
          </wp:inline>
        </w:drawing>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MyGridLayout{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MyGridLayout(){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"1"</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"2"</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"3"</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b4=</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"4"</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b5=</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"5"</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b6=</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"6"</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b7=</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"7"</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b8=</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"8"</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b9=</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"9"</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f.add(b1);f.add(b2);f.add(b3);f.add(b4);f.add(b5);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f.add(b6);f.add(b7);f.add(b8);f.add(b9);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f.setLayout(</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GridLayout(</w:t>
      </w:r>
      <w:r w:rsidRPr="00D45056">
        <w:rPr>
          <w:rStyle w:val="number"/>
          <w:rFonts w:ascii="Times New Roman" w:hAnsi="Times New Roman" w:cs="Times New Roman"/>
          <w:color w:val="C00000"/>
          <w:sz w:val="21"/>
          <w:szCs w:val="21"/>
          <w:bdr w:val="none" w:sz="0" w:space="0" w:color="auto" w:frame="1"/>
        </w:rPr>
        <w:t>3</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comment"/>
          <w:color w:val="008200"/>
          <w:sz w:val="21"/>
          <w:szCs w:val="21"/>
          <w:bdr w:val="none" w:sz="0" w:space="0" w:color="auto" w:frame="1"/>
        </w:rPr>
        <w:t>//setting grid layout of 3 rows and 3 columns</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f.setSize(</w:t>
      </w:r>
      <w:r w:rsidRPr="00D45056">
        <w:rPr>
          <w:rStyle w:val="number"/>
          <w:color w:val="C00000"/>
          <w:sz w:val="21"/>
          <w:szCs w:val="21"/>
          <w:bdr w:val="none" w:sz="0" w:space="0" w:color="auto" w:frame="1"/>
        </w:rPr>
        <w:t>300</w:t>
      </w:r>
      <w:r w:rsidRPr="00D45056">
        <w:rPr>
          <w:color w:val="000000"/>
          <w:sz w:val="21"/>
          <w:szCs w:val="21"/>
          <w:bdr w:val="none" w:sz="0" w:space="0" w:color="auto" w:frame="1"/>
        </w:rPr>
        <w:t>,</w:t>
      </w:r>
      <w:r w:rsidRPr="00D45056">
        <w:rPr>
          <w:rStyle w:val="number"/>
          <w:color w:val="C00000"/>
          <w:sz w:val="21"/>
          <w:szCs w:val="21"/>
          <w:bdr w:val="none" w:sz="0" w:space="0" w:color="auto" w:frame="1"/>
        </w:rPr>
        <w:t>300</w:t>
      </w: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static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void</w:t>
      </w:r>
      <w:r w:rsidRPr="00D45056">
        <w:rPr>
          <w:rFonts w:ascii="Times New Roman" w:hAnsi="Times New Roman" w:cs="Times New Roman"/>
          <w:color w:val="000000"/>
          <w:sz w:val="21"/>
          <w:szCs w:val="21"/>
          <w:bdr w:val="none" w:sz="0" w:space="0" w:color="auto" w:frame="1"/>
        </w:rPr>
        <w:t> main(String[] args) {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MyGridLayout();  </w:t>
      </w:r>
    </w:p>
    <w:p w:rsidR="00B663DA" w:rsidRPr="00D45056" w:rsidRDefault="00B663DA"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663DA" w:rsidRPr="00D45056" w:rsidRDefault="00B663DA"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663DA" w:rsidRPr="00D45056" w:rsidRDefault="00B663DA" w:rsidP="00764668">
      <w:pPr>
        <w:spacing w:line="360" w:lineRule="auto"/>
        <w:jc w:val="both"/>
        <w:rPr>
          <w:rFonts w:ascii="Times New Roman" w:hAnsi="Times New Roman" w:cs="Times New Roman"/>
          <w:sz w:val="24"/>
          <w:szCs w:val="24"/>
        </w:rPr>
      </w:pPr>
    </w:p>
    <w:p w:rsidR="00C570E1" w:rsidRPr="00D45056" w:rsidRDefault="00C570E1" w:rsidP="00764668">
      <w:pPr>
        <w:spacing w:line="360" w:lineRule="auto"/>
        <w:jc w:val="both"/>
        <w:rPr>
          <w:rFonts w:ascii="Times New Roman" w:hAnsi="Times New Roman" w:cs="Times New Roman"/>
          <w:sz w:val="24"/>
          <w:szCs w:val="24"/>
        </w:rPr>
      </w:pPr>
    </w:p>
    <w:p w:rsidR="00C570E1" w:rsidRPr="00D45056" w:rsidRDefault="00C570E1" w:rsidP="00764668">
      <w:pPr>
        <w:spacing w:line="360" w:lineRule="auto"/>
        <w:jc w:val="both"/>
        <w:rPr>
          <w:rFonts w:ascii="Times New Roman" w:hAnsi="Times New Roman" w:cs="Times New Roman"/>
          <w:sz w:val="24"/>
          <w:szCs w:val="24"/>
        </w:rPr>
      </w:pPr>
    </w:p>
    <w:p w:rsidR="00C570E1" w:rsidRPr="00D45056" w:rsidRDefault="00C570E1" w:rsidP="00764668">
      <w:pPr>
        <w:spacing w:line="360" w:lineRule="auto"/>
        <w:jc w:val="both"/>
        <w:rPr>
          <w:rFonts w:ascii="Times New Roman" w:hAnsi="Times New Roman" w:cs="Times New Roman"/>
          <w:sz w:val="24"/>
          <w:szCs w:val="24"/>
        </w:rPr>
      </w:pPr>
    </w:p>
    <w:p w:rsidR="00C570E1" w:rsidRPr="00D45056" w:rsidRDefault="00C570E1"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yellow"/>
        </w:rPr>
        <w:t>Java FlowLayout</w:t>
      </w:r>
    </w:p>
    <w:p w:rsidR="00C570E1" w:rsidRPr="00D45056" w:rsidRDefault="00C570E1" w:rsidP="00764668">
      <w:pPr>
        <w:pStyle w:val="NormalWeb"/>
        <w:shd w:val="clear" w:color="auto" w:fill="FFFFFF"/>
        <w:jc w:val="both"/>
        <w:rPr>
          <w:color w:val="000000"/>
          <w:sz w:val="21"/>
          <w:szCs w:val="21"/>
        </w:rPr>
      </w:pPr>
      <w:r w:rsidRPr="00D45056">
        <w:rPr>
          <w:color w:val="000000"/>
          <w:sz w:val="21"/>
          <w:szCs w:val="21"/>
        </w:rPr>
        <w:t>The FlowLayout is used to arrange the components in a line, one after another (in a flow). It is the default layout of applet or panel.</w:t>
      </w:r>
    </w:p>
    <w:p w:rsidR="00C570E1" w:rsidRPr="00D45056" w:rsidRDefault="00C570E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lastRenderedPageBreak/>
        <w:t>Fields of FlowLayout class</w:t>
      </w:r>
    </w:p>
    <w:p w:rsidR="00C570E1" w:rsidRPr="00D45056" w:rsidRDefault="00C570E1" w:rsidP="00764668">
      <w:pPr>
        <w:numPr>
          <w:ilvl w:val="0"/>
          <w:numId w:val="14"/>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LEFT</w:t>
      </w:r>
    </w:p>
    <w:p w:rsidR="00C570E1" w:rsidRPr="00D45056" w:rsidRDefault="00C570E1" w:rsidP="00764668">
      <w:pPr>
        <w:numPr>
          <w:ilvl w:val="0"/>
          <w:numId w:val="14"/>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RIGHT</w:t>
      </w:r>
    </w:p>
    <w:p w:rsidR="00C570E1" w:rsidRPr="00D45056" w:rsidRDefault="00C570E1" w:rsidP="00764668">
      <w:pPr>
        <w:numPr>
          <w:ilvl w:val="0"/>
          <w:numId w:val="14"/>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CENTER</w:t>
      </w:r>
    </w:p>
    <w:p w:rsidR="00C570E1" w:rsidRPr="00D45056" w:rsidRDefault="00C570E1" w:rsidP="00764668">
      <w:pPr>
        <w:numPr>
          <w:ilvl w:val="0"/>
          <w:numId w:val="14"/>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LEADING</w:t>
      </w:r>
    </w:p>
    <w:p w:rsidR="00C570E1" w:rsidRPr="00D45056" w:rsidRDefault="00C570E1" w:rsidP="00764668">
      <w:pPr>
        <w:numPr>
          <w:ilvl w:val="0"/>
          <w:numId w:val="14"/>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static final int TRAILING</w:t>
      </w:r>
    </w:p>
    <w:p w:rsidR="00C570E1" w:rsidRPr="00D45056" w:rsidRDefault="00C570E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Constructors of FlowLayout class</w:t>
      </w:r>
    </w:p>
    <w:p w:rsidR="00C570E1" w:rsidRPr="00D45056" w:rsidRDefault="00C570E1" w:rsidP="00764668">
      <w:pPr>
        <w:numPr>
          <w:ilvl w:val="0"/>
          <w:numId w:val="15"/>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FlowLayout():</w:t>
      </w:r>
      <w:r w:rsidRPr="00D45056">
        <w:rPr>
          <w:rFonts w:ascii="Times New Roman" w:hAnsi="Times New Roman" w:cs="Times New Roman"/>
          <w:color w:val="000000"/>
          <w:sz w:val="21"/>
          <w:szCs w:val="21"/>
        </w:rPr>
        <w:t> creates a flow layout with centered alignment and a default 5 unit horizontal and vertical gap.</w:t>
      </w:r>
    </w:p>
    <w:p w:rsidR="00C570E1" w:rsidRPr="00D45056" w:rsidRDefault="00C570E1" w:rsidP="00764668">
      <w:pPr>
        <w:numPr>
          <w:ilvl w:val="0"/>
          <w:numId w:val="15"/>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FlowLayout(int align):</w:t>
      </w:r>
      <w:r w:rsidRPr="00D45056">
        <w:rPr>
          <w:rFonts w:ascii="Times New Roman" w:hAnsi="Times New Roman" w:cs="Times New Roman"/>
          <w:color w:val="000000"/>
          <w:sz w:val="21"/>
          <w:szCs w:val="21"/>
        </w:rPr>
        <w:t> creates a flow layout with the given alignment and a default 5 unit horizontal and vertical gap.</w:t>
      </w:r>
    </w:p>
    <w:p w:rsidR="00C570E1" w:rsidRPr="00D45056" w:rsidRDefault="00C570E1" w:rsidP="00764668">
      <w:pPr>
        <w:numPr>
          <w:ilvl w:val="0"/>
          <w:numId w:val="15"/>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FlowLayout(int align, int hgap, int vgap):</w:t>
      </w:r>
      <w:r w:rsidRPr="00D45056">
        <w:rPr>
          <w:rFonts w:ascii="Times New Roman" w:hAnsi="Times New Roman" w:cs="Times New Roman"/>
          <w:color w:val="000000"/>
          <w:sz w:val="21"/>
          <w:szCs w:val="21"/>
        </w:rPr>
        <w:t> creates a flow layout with the given alignment and the given horizontal and vertical gap.</w:t>
      </w:r>
    </w:p>
    <w:p w:rsidR="00C570E1" w:rsidRPr="00D45056" w:rsidRDefault="005F390D" w:rsidP="00764668">
      <w:pPr>
        <w:spacing w:after="0" w:line="240" w:lineRule="auto"/>
        <w:jc w:val="both"/>
        <w:rPr>
          <w:rFonts w:ascii="Times New Roman" w:hAnsi="Times New Roman" w:cs="Times New Roman"/>
          <w:sz w:val="24"/>
          <w:szCs w:val="24"/>
        </w:rPr>
      </w:pPr>
      <w:r w:rsidRPr="005F390D">
        <w:rPr>
          <w:rFonts w:ascii="Times New Roman" w:hAnsi="Times New Roman" w:cs="Times New Roman"/>
        </w:rPr>
        <w:pict>
          <v:rect id="_x0000_i1061" style="width:0;height:.75pt" o:hralign="center" o:hrstd="t" o:hrnoshade="t" o:hr="t" fillcolor="#d4d4d4" stroked="f"/>
        </w:pict>
      </w:r>
    </w:p>
    <w:p w:rsidR="00C570E1" w:rsidRPr="00D45056" w:rsidRDefault="00C570E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Example of FlowLayout class</w:t>
      </w:r>
    </w:p>
    <w:p w:rsidR="00C570E1" w:rsidRPr="00D45056" w:rsidRDefault="00C570E1"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3314700" cy="3307080"/>
            <wp:effectExtent l="0" t="0" r="0" b="7620"/>
            <wp:docPr id="62" name="Picture 62" descr="Flow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lowLayout class"/>
                    <pic:cNvPicPr>
                      <a:picLocks noChangeAspect="1" noChangeArrowheads="1"/>
                    </pic:cNvPicPr>
                  </pic:nvPicPr>
                  <pic:blipFill>
                    <a:blip r:embed="rId9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700" cy="3307080"/>
                    </a:xfrm>
                    <a:prstGeom prst="rect">
                      <a:avLst/>
                    </a:prstGeom>
                    <a:noFill/>
                    <a:ln>
                      <a:noFill/>
                    </a:ln>
                  </pic:spPr>
                </pic:pic>
              </a:graphicData>
            </a:graphic>
          </wp:inline>
        </w:drawing>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lastRenderedPageBreak/>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MyFlowLayout{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JFrame f;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MyFlowLayout(){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JFrame();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"1"</w:t>
      </w: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"2"</w:t>
      </w: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"3"</w:t>
      </w: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JButton b4=</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"4"</w:t>
      </w: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JButton b5=</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"5"</w:t>
      </w: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f.add(b1);f.add(b2);f.add(b3);f.add(b4);f.add(b5);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f.setLayout(</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FlowLayout(FlowLayout.RIGHT));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comment"/>
          <w:rFonts w:ascii="Times New Roman" w:hAnsi="Times New Roman" w:cs="Times New Roman"/>
          <w:color w:val="008200"/>
          <w:sz w:val="21"/>
          <w:szCs w:val="21"/>
          <w:bdr w:val="none" w:sz="0" w:space="0" w:color="auto" w:frame="1"/>
        </w:rPr>
        <w:t>//setting flow layout of right alignment</w:t>
      </w: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f.setSize(</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w:t>
      </w:r>
      <w:r w:rsidRPr="00D45056">
        <w:rPr>
          <w:rStyle w:val="number"/>
          <w:rFonts w:ascii="Times New Roman" w:hAnsi="Times New Roman" w:cs="Times New Roman"/>
          <w:color w:val="C00000"/>
          <w:sz w:val="21"/>
          <w:szCs w:val="21"/>
          <w:bdr w:val="none" w:sz="0" w:space="0" w:color="auto" w:frame="1"/>
        </w:rPr>
        <w:t>300</w:t>
      </w: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f.setVisible(</w:t>
      </w:r>
      <w:r w:rsidRPr="00D45056">
        <w:rPr>
          <w:rStyle w:val="keyword"/>
          <w:b/>
          <w:bCs/>
          <w:color w:val="006699"/>
          <w:sz w:val="21"/>
          <w:szCs w:val="21"/>
          <w:bdr w:val="none" w:sz="0" w:space="0" w:color="auto" w:frame="1"/>
        </w:rPr>
        <w:t>true</w:t>
      </w: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MyFlowLayout();  </w:t>
      </w:r>
    </w:p>
    <w:p w:rsidR="00C570E1" w:rsidRPr="00D45056" w:rsidRDefault="00C570E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C570E1" w:rsidRPr="00D45056" w:rsidRDefault="00C570E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C570E1" w:rsidRPr="00D45056" w:rsidRDefault="00C570E1" w:rsidP="00764668">
      <w:pPr>
        <w:spacing w:line="360" w:lineRule="auto"/>
        <w:jc w:val="both"/>
        <w:rPr>
          <w:rFonts w:ascii="Times New Roman" w:hAnsi="Times New Roman" w:cs="Times New Roman"/>
          <w:sz w:val="24"/>
          <w:szCs w:val="24"/>
        </w:rPr>
      </w:pPr>
    </w:p>
    <w:p w:rsidR="00B10061" w:rsidRPr="00D45056" w:rsidRDefault="00B10061" w:rsidP="00764668">
      <w:pPr>
        <w:spacing w:line="360" w:lineRule="auto"/>
        <w:jc w:val="both"/>
        <w:rPr>
          <w:rFonts w:ascii="Times New Roman" w:hAnsi="Times New Roman" w:cs="Times New Roman"/>
          <w:sz w:val="24"/>
          <w:szCs w:val="24"/>
        </w:rPr>
      </w:pPr>
    </w:p>
    <w:p w:rsidR="00B10061" w:rsidRPr="00D45056" w:rsidRDefault="00B10061" w:rsidP="00764668">
      <w:pPr>
        <w:spacing w:line="360" w:lineRule="auto"/>
        <w:jc w:val="both"/>
        <w:rPr>
          <w:rFonts w:ascii="Times New Roman" w:hAnsi="Times New Roman" w:cs="Times New Roman"/>
          <w:sz w:val="24"/>
          <w:szCs w:val="24"/>
        </w:rPr>
      </w:pPr>
    </w:p>
    <w:p w:rsidR="00B10061" w:rsidRPr="00D45056" w:rsidRDefault="00B10061" w:rsidP="00764668">
      <w:pPr>
        <w:pStyle w:val="Heading1"/>
        <w:shd w:val="clear" w:color="auto" w:fill="FFFFFF"/>
        <w:spacing w:before="75" w:beforeAutospacing="0" w:line="312" w:lineRule="atLeast"/>
        <w:jc w:val="both"/>
        <w:rPr>
          <w:b w:val="0"/>
          <w:bCs w:val="0"/>
          <w:color w:val="610B38"/>
          <w:sz w:val="44"/>
          <w:szCs w:val="44"/>
        </w:rPr>
      </w:pPr>
      <w:r w:rsidRPr="00117C57">
        <w:rPr>
          <w:b w:val="0"/>
          <w:bCs w:val="0"/>
          <w:color w:val="610B38"/>
          <w:sz w:val="44"/>
          <w:szCs w:val="44"/>
          <w:highlight w:val="yellow"/>
        </w:rPr>
        <w:t>Java CardLayout</w:t>
      </w:r>
    </w:p>
    <w:p w:rsidR="00B10061" w:rsidRPr="00D45056" w:rsidRDefault="00B10061" w:rsidP="00764668">
      <w:pPr>
        <w:pStyle w:val="NormalWeb"/>
        <w:shd w:val="clear" w:color="auto" w:fill="FFFFFF"/>
        <w:jc w:val="both"/>
        <w:rPr>
          <w:color w:val="000000"/>
          <w:sz w:val="21"/>
          <w:szCs w:val="21"/>
        </w:rPr>
      </w:pPr>
      <w:r w:rsidRPr="00D45056">
        <w:rPr>
          <w:color w:val="000000"/>
          <w:sz w:val="21"/>
          <w:szCs w:val="21"/>
        </w:rPr>
        <w:t>The CardLayout class manages the components in such a manner that only one component is visible at a time. It treats each component as a card that is why it is known as CardLayout.</w:t>
      </w:r>
    </w:p>
    <w:p w:rsidR="00B10061" w:rsidRPr="00D45056" w:rsidRDefault="00B1006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lastRenderedPageBreak/>
        <w:t>Constructors of CardLayout class</w:t>
      </w:r>
    </w:p>
    <w:p w:rsidR="00B10061" w:rsidRPr="00D45056" w:rsidRDefault="00B10061" w:rsidP="00764668">
      <w:pPr>
        <w:numPr>
          <w:ilvl w:val="0"/>
          <w:numId w:val="16"/>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CardLayout():</w:t>
      </w:r>
      <w:r w:rsidRPr="00D45056">
        <w:rPr>
          <w:rFonts w:ascii="Times New Roman" w:hAnsi="Times New Roman" w:cs="Times New Roman"/>
          <w:color w:val="000000"/>
          <w:sz w:val="21"/>
          <w:szCs w:val="21"/>
        </w:rPr>
        <w:t> creates a card layout with zero horizontal and vertical gap.</w:t>
      </w:r>
    </w:p>
    <w:p w:rsidR="00B10061" w:rsidRPr="00D45056" w:rsidRDefault="00B10061" w:rsidP="00764668">
      <w:pPr>
        <w:numPr>
          <w:ilvl w:val="0"/>
          <w:numId w:val="16"/>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CardLayout(int hgap, int vgap):</w:t>
      </w:r>
      <w:r w:rsidRPr="00D45056">
        <w:rPr>
          <w:rFonts w:ascii="Times New Roman" w:hAnsi="Times New Roman" w:cs="Times New Roman"/>
          <w:color w:val="000000"/>
          <w:sz w:val="21"/>
          <w:szCs w:val="21"/>
        </w:rPr>
        <w:t> creates a card layout with the given horizontal and vertical gap.</w:t>
      </w:r>
    </w:p>
    <w:p w:rsidR="00B10061" w:rsidRPr="00D45056" w:rsidRDefault="00B1006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Commonly used methods of CardLayout class</w:t>
      </w:r>
    </w:p>
    <w:p w:rsidR="00B10061" w:rsidRPr="00D45056" w:rsidRDefault="00B10061" w:rsidP="00764668">
      <w:pPr>
        <w:numPr>
          <w:ilvl w:val="0"/>
          <w:numId w:val="1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void next(Container parent):</w:t>
      </w:r>
      <w:r w:rsidRPr="00D45056">
        <w:rPr>
          <w:rFonts w:ascii="Times New Roman" w:hAnsi="Times New Roman" w:cs="Times New Roman"/>
          <w:color w:val="000000"/>
          <w:sz w:val="21"/>
          <w:szCs w:val="21"/>
        </w:rPr>
        <w:t> is used to flip to the next card of the given container.</w:t>
      </w:r>
    </w:p>
    <w:p w:rsidR="00B10061" w:rsidRPr="00D45056" w:rsidRDefault="00B10061" w:rsidP="00764668">
      <w:pPr>
        <w:numPr>
          <w:ilvl w:val="0"/>
          <w:numId w:val="1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void previous(Container parent):</w:t>
      </w:r>
      <w:r w:rsidRPr="00D45056">
        <w:rPr>
          <w:rFonts w:ascii="Times New Roman" w:hAnsi="Times New Roman" w:cs="Times New Roman"/>
          <w:color w:val="000000"/>
          <w:sz w:val="21"/>
          <w:szCs w:val="21"/>
        </w:rPr>
        <w:t> is used to flip to the previous card of the given container.</w:t>
      </w:r>
    </w:p>
    <w:p w:rsidR="00B10061" w:rsidRPr="00D45056" w:rsidRDefault="00B10061" w:rsidP="00764668">
      <w:pPr>
        <w:numPr>
          <w:ilvl w:val="0"/>
          <w:numId w:val="1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void first(Container parent):</w:t>
      </w:r>
      <w:r w:rsidRPr="00D45056">
        <w:rPr>
          <w:rFonts w:ascii="Times New Roman" w:hAnsi="Times New Roman" w:cs="Times New Roman"/>
          <w:color w:val="000000"/>
          <w:sz w:val="21"/>
          <w:szCs w:val="21"/>
        </w:rPr>
        <w:t> is used to flip to the first card of the given container.</w:t>
      </w:r>
    </w:p>
    <w:p w:rsidR="00B10061" w:rsidRPr="00D45056" w:rsidRDefault="00B10061" w:rsidP="00764668">
      <w:pPr>
        <w:numPr>
          <w:ilvl w:val="0"/>
          <w:numId w:val="1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void last(Container parent):</w:t>
      </w:r>
      <w:r w:rsidRPr="00D45056">
        <w:rPr>
          <w:rFonts w:ascii="Times New Roman" w:hAnsi="Times New Roman" w:cs="Times New Roman"/>
          <w:color w:val="000000"/>
          <w:sz w:val="21"/>
          <w:szCs w:val="21"/>
        </w:rPr>
        <w:t> is used to flip to the last card of the given container.</w:t>
      </w:r>
    </w:p>
    <w:p w:rsidR="00B10061" w:rsidRPr="00D45056" w:rsidRDefault="00B10061" w:rsidP="00764668">
      <w:pPr>
        <w:numPr>
          <w:ilvl w:val="0"/>
          <w:numId w:val="17"/>
        </w:numPr>
        <w:shd w:val="clear" w:color="auto" w:fill="FFFFFF"/>
        <w:spacing w:before="60" w:after="100" w:afterAutospacing="1" w:line="375" w:lineRule="atLeast"/>
        <w:jc w:val="both"/>
        <w:rPr>
          <w:rFonts w:ascii="Times New Roman" w:hAnsi="Times New Roman" w:cs="Times New Roman"/>
          <w:color w:val="000000"/>
          <w:sz w:val="21"/>
          <w:szCs w:val="21"/>
        </w:rPr>
      </w:pPr>
      <w:r w:rsidRPr="00D45056">
        <w:rPr>
          <w:rStyle w:val="Strong"/>
          <w:rFonts w:ascii="Times New Roman" w:hAnsi="Times New Roman" w:cs="Times New Roman"/>
          <w:color w:val="000000"/>
          <w:sz w:val="21"/>
          <w:szCs w:val="21"/>
        </w:rPr>
        <w:t>public void show(Container parent, String name):</w:t>
      </w:r>
      <w:r w:rsidRPr="00D45056">
        <w:rPr>
          <w:rFonts w:ascii="Times New Roman" w:hAnsi="Times New Roman" w:cs="Times New Roman"/>
          <w:color w:val="000000"/>
          <w:sz w:val="21"/>
          <w:szCs w:val="21"/>
        </w:rPr>
        <w:t> is used to flip to the specified card with the given name.</w:t>
      </w:r>
    </w:p>
    <w:p w:rsidR="00B10061" w:rsidRPr="00D45056" w:rsidRDefault="005F390D" w:rsidP="00764668">
      <w:pPr>
        <w:spacing w:after="0" w:line="240" w:lineRule="auto"/>
        <w:jc w:val="both"/>
        <w:rPr>
          <w:rFonts w:ascii="Times New Roman" w:hAnsi="Times New Roman" w:cs="Times New Roman"/>
          <w:sz w:val="24"/>
          <w:szCs w:val="24"/>
        </w:rPr>
      </w:pPr>
      <w:r w:rsidRPr="005F390D">
        <w:rPr>
          <w:rFonts w:ascii="Times New Roman" w:hAnsi="Times New Roman" w:cs="Times New Roman"/>
        </w:rPr>
        <w:pict>
          <v:rect id="_x0000_i1062" style="width:0;height:.75pt" o:hralign="center" o:hrstd="t" o:hrnoshade="t" o:hr="t" fillcolor="#d4d4d4" stroked="f"/>
        </w:pict>
      </w:r>
    </w:p>
    <w:p w:rsidR="00B10061" w:rsidRPr="00D45056" w:rsidRDefault="00B10061" w:rsidP="00764668">
      <w:pPr>
        <w:pStyle w:val="Heading3"/>
        <w:shd w:val="clear" w:color="auto" w:fill="FFFFFF"/>
        <w:spacing w:line="312" w:lineRule="atLeast"/>
        <w:jc w:val="both"/>
        <w:rPr>
          <w:rFonts w:ascii="Times New Roman" w:hAnsi="Times New Roman" w:cs="Times New Roman"/>
          <w:color w:val="610B4B"/>
          <w:sz w:val="32"/>
          <w:szCs w:val="32"/>
        </w:rPr>
      </w:pPr>
      <w:r w:rsidRPr="00D45056">
        <w:rPr>
          <w:rFonts w:ascii="Times New Roman" w:hAnsi="Times New Roman" w:cs="Times New Roman"/>
          <w:b/>
          <w:bCs/>
          <w:color w:val="610B4B"/>
          <w:sz w:val="32"/>
          <w:szCs w:val="32"/>
        </w:rPr>
        <w:t>Example of CardLayout class</w:t>
      </w:r>
    </w:p>
    <w:p w:rsidR="00B10061" w:rsidRPr="00D45056" w:rsidRDefault="00B10061" w:rsidP="00764668">
      <w:pPr>
        <w:jc w:val="both"/>
        <w:rPr>
          <w:rFonts w:ascii="Times New Roman" w:hAnsi="Times New Roman" w:cs="Times New Roman"/>
          <w:sz w:val="24"/>
          <w:szCs w:val="24"/>
        </w:rPr>
      </w:pPr>
      <w:r w:rsidRPr="00D45056">
        <w:rPr>
          <w:rFonts w:ascii="Times New Roman" w:hAnsi="Times New Roman" w:cs="Times New Roman"/>
          <w:noProof/>
          <w:lang w:bidi="mr-IN"/>
        </w:rPr>
        <w:drawing>
          <wp:inline distT="0" distB="0" distL="0" distR="0">
            <wp:extent cx="4213860" cy="4229100"/>
            <wp:effectExtent l="0" t="0" r="0" b="0"/>
            <wp:docPr id="63" name="Picture 63" descr="Card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ardLayout class"/>
                    <pic:cNvPicPr>
                      <a:picLocks noChangeAspect="1" noChangeArrowheads="1"/>
                    </pic:cNvPicPr>
                  </pic:nvPicPr>
                  <pic:blipFill>
                    <a:blip r:embed="rId9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3860" cy="4229100"/>
                    </a:xfrm>
                    <a:prstGeom prst="rect">
                      <a:avLst/>
                    </a:prstGeom>
                    <a:noFill/>
                    <a:ln>
                      <a:noFill/>
                    </a:ln>
                  </pic:spPr>
                </pic:pic>
              </a:graphicData>
            </a:graphic>
          </wp:inline>
        </w:drawing>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rStyle w:val="keyword"/>
          <w:b/>
          <w:bCs/>
          <w:color w:val="006699"/>
          <w:sz w:val="21"/>
          <w:szCs w:val="21"/>
          <w:bdr w:val="none" w:sz="0" w:space="0" w:color="auto" w:frame="1"/>
        </w:rPr>
        <w:t>import</w:t>
      </w:r>
      <w:r w:rsidRPr="00D45056">
        <w:rPr>
          <w:color w:val="000000"/>
          <w:sz w:val="21"/>
          <w:szCs w:val="21"/>
          <w:bdr w:val="none" w:sz="0" w:space="0" w:color="auto" w:frame="1"/>
        </w:rPr>
        <w:t> java.awt.*;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lastRenderedPageBreak/>
        <w:t>import</w:t>
      </w:r>
      <w:r w:rsidRPr="00D45056">
        <w:rPr>
          <w:rFonts w:ascii="Times New Roman" w:hAnsi="Times New Roman" w:cs="Times New Roman"/>
          <w:color w:val="000000"/>
          <w:sz w:val="21"/>
          <w:szCs w:val="21"/>
          <w:bdr w:val="none" w:sz="0" w:space="0" w:color="auto" w:frame="1"/>
        </w:rPr>
        <w:t> java.awt.event.*;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import</w:t>
      </w:r>
      <w:r w:rsidRPr="00D45056">
        <w:rPr>
          <w:rFonts w:ascii="Times New Roman" w:hAnsi="Times New Roman" w:cs="Times New Roman"/>
          <w:color w:val="000000"/>
          <w:sz w:val="21"/>
          <w:szCs w:val="21"/>
          <w:bdr w:val="none" w:sz="0" w:space="0" w:color="auto" w:frame="1"/>
        </w:rPr>
        <w:t> javax.swing.*;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Style w:val="keyword"/>
          <w:rFonts w:ascii="Times New Roman" w:hAnsi="Times New Roman" w:cs="Times New Roman"/>
          <w:b/>
          <w:bCs/>
          <w:color w:val="006699"/>
          <w:sz w:val="21"/>
          <w:szCs w:val="21"/>
          <w:bdr w:val="none" w:sz="0" w:space="0" w:color="auto" w:frame="1"/>
        </w:rPr>
        <w:t>public</w:t>
      </w:r>
      <w:r w:rsidRPr="00D45056">
        <w:rPr>
          <w:rFonts w:ascii="Times New Roman" w:hAnsi="Times New Roman" w:cs="Times New Roman"/>
          <w:color w:val="000000"/>
          <w:sz w:val="21"/>
          <w:szCs w:val="21"/>
          <w:bdr w:val="none" w:sz="0" w:space="0" w:color="auto" w:frame="1"/>
        </w:rPr>
        <w:t> </w:t>
      </w:r>
      <w:r w:rsidRPr="00D45056">
        <w:rPr>
          <w:rStyle w:val="keyword"/>
          <w:rFonts w:ascii="Times New Roman" w:hAnsi="Times New Roman" w:cs="Times New Roman"/>
          <w:b/>
          <w:bCs/>
          <w:color w:val="006699"/>
          <w:sz w:val="21"/>
          <w:szCs w:val="21"/>
          <w:bdr w:val="none" w:sz="0" w:space="0" w:color="auto" w:frame="1"/>
        </w:rPr>
        <w:t>class</w:t>
      </w:r>
      <w:r w:rsidRPr="00D45056">
        <w:rPr>
          <w:rFonts w:ascii="Times New Roman" w:hAnsi="Times New Roman" w:cs="Times New Roman"/>
          <w:color w:val="000000"/>
          <w:sz w:val="21"/>
          <w:szCs w:val="21"/>
          <w:bdr w:val="none" w:sz="0" w:space="0" w:color="auto" w:frame="1"/>
        </w:rPr>
        <w:t> CardLayoutExample </w:t>
      </w:r>
      <w:r w:rsidRPr="00D45056">
        <w:rPr>
          <w:rStyle w:val="keyword"/>
          <w:rFonts w:ascii="Times New Roman" w:hAnsi="Times New Roman" w:cs="Times New Roman"/>
          <w:b/>
          <w:bCs/>
          <w:color w:val="006699"/>
          <w:sz w:val="21"/>
          <w:szCs w:val="21"/>
          <w:bdr w:val="none" w:sz="0" w:space="0" w:color="auto" w:frame="1"/>
        </w:rPr>
        <w:t>extends</w:t>
      </w:r>
      <w:r w:rsidRPr="00D45056">
        <w:rPr>
          <w:rFonts w:ascii="Times New Roman" w:hAnsi="Times New Roman" w:cs="Times New Roman"/>
          <w:color w:val="000000"/>
          <w:sz w:val="21"/>
          <w:szCs w:val="21"/>
          <w:bdr w:val="none" w:sz="0" w:space="0" w:color="auto" w:frame="1"/>
        </w:rPr>
        <w:t> JFrame </w:t>
      </w:r>
      <w:r w:rsidRPr="00D45056">
        <w:rPr>
          <w:rStyle w:val="keyword"/>
          <w:rFonts w:ascii="Times New Roman" w:hAnsi="Times New Roman" w:cs="Times New Roman"/>
          <w:b/>
          <w:bCs/>
          <w:color w:val="006699"/>
          <w:sz w:val="21"/>
          <w:szCs w:val="21"/>
          <w:bdr w:val="none" w:sz="0" w:space="0" w:color="auto" w:frame="1"/>
        </w:rPr>
        <w:t>implements</w:t>
      </w:r>
      <w:r w:rsidRPr="00D45056">
        <w:rPr>
          <w:rFonts w:ascii="Times New Roman" w:hAnsi="Times New Roman" w:cs="Times New Roman"/>
          <w:color w:val="000000"/>
          <w:sz w:val="21"/>
          <w:szCs w:val="21"/>
          <w:bdr w:val="none" w:sz="0" w:space="0" w:color="auto" w:frame="1"/>
        </w:rPr>
        <w:t> ActionListener{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CardLayout card;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JButton b1,b2,b3;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Container c;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CardLayoutExample(){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c=getContentPane();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card=</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CardLayout(</w:t>
      </w:r>
      <w:r w:rsidRPr="00D45056">
        <w:rPr>
          <w:rStyle w:val="number"/>
          <w:color w:val="C00000"/>
          <w:sz w:val="21"/>
          <w:szCs w:val="21"/>
          <w:bdr w:val="none" w:sz="0" w:space="0" w:color="auto" w:frame="1"/>
        </w:rPr>
        <w:t>40</w:t>
      </w:r>
      <w:r w:rsidRPr="00D45056">
        <w:rPr>
          <w:color w:val="000000"/>
          <w:sz w:val="21"/>
          <w:szCs w:val="21"/>
          <w:bdr w:val="none" w:sz="0" w:space="0" w:color="auto" w:frame="1"/>
        </w:rPr>
        <w:t>,</w:t>
      </w:r>
      <w:r w:rsidRPr="00D45056">
        <w:rPr>
          <w:rStyle w:val="number"/>
          <w:color w:val="C00000"/>
          <w:sz w:val="21"/>
          <w:szCs w:val="21"/>
          <w:bdr w:val="none" w:sz="0" w:space="0" w:color="auto" w:frame="1"/>
        </w:rPr>
        <w:t>30</w:t>
      </w: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Style w:val="comment"/>
          <w:rFonts w:ascii="Times New Roman" w:hAnsi="Times New Roman" w:cs="Times New Roman"/>
          <w:color w:val="008200"/>
          <w:sz w:val="21"/>
          <w:szCs w:val="21"/>
          <w:bdr w:val="none" w:sz="0" w:space="0" w:color="auto" w:frame="1"/>
        </w:rPr>
        <w:t>//create CardLayout object with 40 hor space and 30 ver space</w:t>
      </w: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c.setLayout(card);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b1=</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"Apple"</w:t>
      </w: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b2=</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JButton(</w:t>
      </w:r>
      <w:r w:rsidRPr="00D45056">
        <w:rPr>
          <w:rStyle w:val="string"/>
          <w:rFonts w:ascii="Times New Roman" w:hAnsi="Times New Roman" w:cs="Times New Roman"/>
          <w:color w:val="0000FF"/>
          <w:sz w:val="21"/>
          <w:szCs w:val="21"/>
          <w:bdr w:val="none" w:sz="0" w:space="0" w:color="auto" w:frame="1"/>
        </w:rPr>
        <w:t>"Boy"</w:t>
      </w: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b3=</w:t>
      </w:r>
      <w:r w:rsidRPr="00D45056">
        <w:rPr>
          <w:rStyle w:val="keyword"/>
          <w:b/>
          <w:bCs/>
          <w:color w:val="006699"/>
          <w:sz w:val="21"/>
          <w:szCs w:val="21"/>
          <w:bdr w:val="none" w:sz="0" w:space="0" w:color="auto" w:frame="1"/>
        </w:rPr>
        <w:t>new</w:t>
      </w:r>
      <w:r w:rsidRPr="00D45056">
        <w:rPr>
          <w:color w:val="000000"/>
          <w:sz w:val="21"/>
          <w:szCs w:val="21"/>
          <w:bdr w:val="none" w:sz="0" w:space="0" w:color="auto" w:frame="1"/>
        </w:rPr>
        <w:t> JButton(</w:t>
      </w:r>
      <w:r w:rsidRPr="00D45056">
        <w:rPr>
          <w:rStyle w:val="string"/>
          <w:color w:val="0000FF"/>
          <w:sz w:val="21"/>
          <w:szCs w:val="21"/>
          <w:bdr w:val="none" w:sz="0" w:space="0" w:color="auto" w:frame="1"/>
        </w:rPr>
        <w:t>"Cat"</w:t>
      </w: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b1.addActionListener(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b2.addActionListener(</w:t>
      </w:r>
      <w:r w:rsidRPr="00D45056">
        <w:rPr>
          <w:rStyle w:val="keyword"/>
          <w:b/>
          <w:bCs/>
          <w:color w:val="006699"/>
          <w:sz w:val="21"/>
          <w:szCs w:val="21"/>
          <w:bdr w:val="none" w:sz="0" w:space="0" w:color="auto" w:frame="1"/>
        </w:rPr>
        <w:t>this</w:t>
      </w: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b3.addActionListener(</w:t>
      </w:r>
      <w:r w:rsidRPr="00D45056">
        <w:rPr>
          <w:rStyle w:val="keyword"/>
          <w:rFonts w:ascii="Times New Roman" w:hAnsi="Times New Roman" w:cs="Times New Roman"/>
          <w:b/>
          <w:bCs/>
          <w:color w:val="006699"/>
          <w:sz w:val="21"/>
          <w:szCs w:val="21"/>
          <w:bdr w:val="none" w:sz="0" w:space="0" w:color="auto" w:frame="1"/>
        </w:rPr>
        <w:t>this</w:t>
      </w: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c.add(</w:t>
      </w:r>
      <w:r w:rsidRPr="00D45056">
        <w:rPr>
          <w:rStyle w:val="string"/>
          <w:rFonts w:ascii="Times New Roman" w:hAnsi="Times New Roman" w:cs="Times New Roman"/>
          <w:color w:val="0000FF"/>
          <w:sz w:val="21"/>
          <w:szCs w:val="21"/>
          <w:bdr w:val="none" w:sz="0" w:space="0" w:color="auto" w:frame="1"/>
        </w:rPr>
        <w:t>"a"</w:t>
      </w:r>
      <w:r w:rsidRPr="00D45056">
        <w:rPr>
          <w:rFonts w:ascii="Times New Roman" w:hAnsi="Times New Roman" w:cs="Times New Roman"/>
          <w:color w:val="000000"/>
          <w:sz w:val="21"/>
          <w:szCs w:val="21"/>
          <w:bdr w:val="none" w:sz="0" w:space="0" w:color="auto" w:frame="1"/>
        </w:rPr>
        <w:t>,b1);c.add(</w:t>
      </w:r>
      <w:r w:rsidRPr="00D45056">
        <w:rPr>
          <w:rStyle w:val="string"/>
          <w:rFonts w:ascii="Times New Roman" w:hAnsi="Times New Roman" w:cs="Times New Roman"/>
          <w:color w:val="0000FF"/>
          <w:sz w:val="21"/>
          <w:szCs w:val="21"/>
          <w:bdr w:val="none" w:sz="0" w:space="0" w:color="auto" w:frame="1"/>
        </w:rPr>
        <w:t>"b"</w:t>
      </w:r>
      <w:r w:rsidRPr="00D45056">
        <w:rPr>
          <w:rFonts w:ascii="Times New Roman" w:hAnsi="Times New Roman" w:cs="Times New Roman"/>
          <w:color w:val="000000"/>
          <w:sz w:val="21"/>
          <w:szCs w:val="21"/>
          <w:bdr w:val="none" w:sz="0" w:space="0" w:color="auto" w:frame="1"/>
        </w:rPr>
        <w:t>,b2);c.add(</w:t>
      </w:r>
      <w:r w:rsidRPr="00D45056">
        <w:rPr>
          <w:rStyle w:val="string"/>
          <w:rFonts w:ascii="Times New Roman" w:hAnsi="Times New Roman" w:cs="Times New Roman"/>
          <w:color w:val="0000FF"/>
          <w:sz w:val="21"/>
          <w:szCs w:val="21"/>
          <w:bdr w:val="none" w:sz="0" w:space="0" w:color="auto" w:frame="1"/>
        </w:rPr>
        <w:t>"c"</w:t>
      </w:r>
      <w:r w:rsidRPr="00D45056">
        <w:rPr>
          <w:rFonts w:ascii="Times New Roman" w:hAnsi="Times New Roman" w:cs="Times New Roman"/>
          <w:color w:val="000000"/>
          <w:sz w:val="21"/>
          <w:szCs w:val="21"/>
          <w:bdr w:val="none" w:sz="0" w:space="0" w:color="auto" w:frame="1"/>
        </w:rPr>
        <w:t>,b3);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actionPerformed(ActionEvent e) {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card.next(c);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r w:rsidRPr="00D45056">
        <w:rPr>
          <w:rStyle w:val="keyword"/>
          <w:b/>
          <w:bCs/>
          <w:color w:val="006699"/>
          <w:sz w:val="21"/>
          <w:szCs w:val="21"/>
          <w:bdr w:val="none" w:sz="0" w:space="0" w:color="auto" w:frame="1"/>
        </w:rPr>
        <w:t>public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static</w:t>
      </w:r>
      <w:r w:rsidRPr="00D45056">
        <w:rPr>
          <w:color w:val="000000"/>
          <w:sz w:val="21"/>
          <w:szCs w:val="21"/>
          <w:bdr w:val="none" w:sz="0" w:space="0" w:color="auto" w:frame="1"/>
        </w:rPr>
        <w:t> </w:t>
      </w:r>
      <w:r w:rsidRPr="00D45056">
        <w:rPr>
          <w:rStyle w:val="keyword"/>
          <w:b/>
          <w:bCs/>
          <w:color w:val="006699"/>
          <w:sz w:val="21"/>
          <w:szCs w:val="21"/>
          <w:bdr w:val="none" w:sz="0" w:space="0" w:color="auto" w:frame="1"/>
        </w:rPr>
        <w:t>void</w:t>
      </w:r>
      <w:r w:rsidRPr="00D45056">
        <w:rPr>
          <w:color w:val="000000"/>
          <w:sz w:val="21"/>
          <w:szCs w:val="21"/>
          <w:bdr w:val="none" w:sz="0" w:space="0" w:color="auto" w:frame="1"/>
        </w:rPr>
        <w:t> main(String[] args) {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CardLayoutExample cl=</w:t>
      </w:r>
      <w:r w:rsidRPr="00D45056">
        <w:rPr>
          <w:rStyle w:val="keyword"/>
          <w:rFonts w:ascii="Times New Roman" w:hAnsi="Times New Roman" w:cs="Times New Roman"/>
          <w:b/>
          <w:bCs/>
          <w:color w:val="006699"/>
          <w:sz w:val="21"/>
          <w:szCs w:val="21"/>
          <w:bdr w:val="none" w:sz="0" w:space="0" w:color="auto" w:frame="1"/>
        </w:rPr>
        <w:t>new</w:t>
      </w:r>
      <w:r w:rsidRPr="00D45056">
        <w:rPr>
          <w:rFonts w:ascii="Times New Roman" w:hAnsi="Times New Roman" w:cs="Times New Roman"/>
          <w:color w:val="000000"/>
          <w:sz w:val="21"/>
          <w:szCs w:val="21"/>
          <w:bdr w:val="none" w:sz="0" w:space="0" w:color="auto" w:frame="1"/>
        </w:rPr>
        <w:t> CardLayoutExample();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cl.setSize(</w:t>
      </w:r>
      <w:r w:rsidRPr="00D45056">
        <w:rPr>
          <w:rStyle w:val="number"/>
          <w:color w:val="C00000"/>
          <w:sz w:val="21"/>
          <w:szCs w:val="21"/>
          <w:bdr w:val="none" w:sz="0" w:space="0" w:color="auto" w:frame="1"/>
        </w:rPr>
        <w:t>400</w:t>
      </w:r>
      <w:r w:rsidRPr="00D45056">
        <w:rPr>
          <w:color w:val="000000"/>
          <w:sz w:val="21"/>
          <w:szCs w:val="21"/>
          <w:bdr w:val="none" w:sz="0" w:space="0" w:color="auto" w:frame="1"/>
        </w:rPr>
        <w:t>,</w:t>
      </w:r>
      <w:r w:rsidRPr="00D45056">
        <w:rPr>
          <w:rStyle w:val="number"/>
          <w:color w:val="C00000"/>
          <w:sz w:val="21"/>
          <w:szCs w:val="21"/>
          <w:bdr w:val="none" w:sz="0" w:space="0" w:color="auto" w:frame="1"/>
        </w:rPr>
        <w:t>400</w:t>
      </w:r>
      <w:r w:rsidRPr="00D45056">
        <w:rPr>
          <w:color w:val="000000"/>
          <w:sz w:val="21"/>
          <w:szCs w:val="21"/>
          <w:bdr w:val="none" w:sz="0" w:space="0" w:color="auto" w:frame="1"/>
        </w:rPr>
        <w:t>);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t>        cl.setVisible(</w:t>
      </w:r>
      <w:r w:rsidRPr="00D45056">
        <w:rPr>
          <w:rStyle w:val="keyword"/>
          <w:rFonts w:ascii="Times New Roman" w:hAnsi="Times New Roman" w:cs="Times New Roman"/>
          <w:b/>
          <w:bCs/>
          <w:color w:val="006699"/>
          <w:sz w:val="21"/>
          <w:szCs w:val="21"/>
          <w:bdr w:val="none" w:sz="0" w:space="0" w:color="auto" w:frame="1"/>
        </w:rPr>
        <w:t>true</w:t>
      </w:r>
      <w:r w:rsidRPr="00D45056">
        <w:rPr>
          <w:rFonts w:ascii="Times New Roman" w:hAnsi="Times New Roman" w:cs="Times New Roman"/>
          <w:color w:val="000000"/>
          <w:sz w:val="21"/>
          <w:szCs w:val="21"/>
          <w:bdr w:val="none" w:sz="0" w:space="0" w:color="auto" w:frame="1"/>
        </w:rPr>
        <w:t>);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cl.setDefaultCloseOperation(EXIT_ON_CLOSE);  </w:t>
      </w:r>
    </w:p>
    <w:p w:rsidR="00B10061" w:rsidRPr="00D45056" w:rsidRDefault="00B10061" w:rsidP="00764668">
      <w:pPr>
        <w:spacing w:after="0" w:line="375" w:lineRule="atLeast"/>
        <w:ind w:left="-360"/>
        <w:jc w:val="both"/>
        <w:rPr>
          <w:rFonts w:ascii="Times New Roman" w:hAnsi="Times New Roman" w:cs="Times New Roman"/>
          <w:color w:val="000000"/>
          <w:sz w:val="21"/>
          <w:szCs w:val="21"/>
        </w:rPr>
      </w:pPr>
      <w:r w:rsidRPr="00D45056">
        <w:rPr>
          <w:rFonts w:ascii="Times New Roman" w:hAnsi="Times New Roman" w:cs="Times New Roman"/>
          <w:color w:val="000000"/>
          <w:sz w:val="21"/>
          <w:szCs w:val="21"/>
          <w:bdr w:val="none" w:sz="0" w:space="0" w:color="auto" w:frame="1"/>
        </w:rPr>
        <w:lastRenderedPageBreak/>
        <w:t>    }  </w:t>
      </w:r>
    </w:p>
    <w:p w:rsidR="00B10061" w:rsidRPr="00D45056" w:rsidRDefault="00B10061" w:rsidP="00764668">
      <w:pPr>
        <w:pStyle w:val="alt"/>
        <w:spacing w:before="0" w:beforeAutospacing="0" w:after="0" w:afterAutospacing="0" w:line="375" w:lineRule="atLeast"/>
        <w:ind w:left="-360"/>
        <w:jc w:val="both"/>
        <w:rPr>
          <w:color w:val="000000"/>
          <w:sz w:val="21"/>
          <w:szCs w:val="21"/>
        </w:rPr>
      </w:pPr>
      <w:r w:rsidRPr="00D45056">
        <w:rPr>
          <w:color w:val="000000"/>
          <w:sz w:val="21"/>
          <w:szCs w:val="21"/>
          <w:bdr w:val="none" w:sz="0" w:space="0" w:color="auto" w:frame="1"/>
        </w:rPr>
        <w:t>}  </w:t>
      </w:r>
    </w:p>
    <w:p w:rsidR="00B10061" w:rsidRDefault="00B10061" w:rsidP="00764668">
      <w:pPr>
        <w:spacing w:line="360" w:lineRule="auto"/>
        <w:jc w:val="both"/>
        <w:rPr>
          <w:rFonts w:ascii="Times New Roman" w:hAnsi="Times New Roman" w:cs="Times New Roman"/>
          <w:sz w:val="24"/>
          <w:szCs w:val="24"/>
        </w:rPr>
      </w:pPr>
    </w:p>
    <w:p w:rsidR="004849D8" w:rsidRDefault="004849D8" w:rsidP="00764668">
      <w:pPr>
        <w:spacing w:line="360" w:lineRule="auto"/>
        <w:jc w:val="both"/>
        <w:rPr>
          <w:rFonts w:ascii="Times New Roman" w:hAnsi="Times New Roman" w:cs="Times New Roman"/>
          <w:sz w:val="24"/>
          <w:szCs w:val="24"/>
        </w:rPr>
      </w:pPr>
    </w:p>
    <w:p w:rsidR="004849D8" w:rsidRDefault="004849D8" w:rsidP="00764668">
      <w:pPr>
        <w:spacing w:line="360" w:lineRule="auto"/>
        <w:jc w:val="both"/>
        <w:rPr>
          <w:rFonts w:ascii="Times New Roman" w:hAnsi="Times New Roman" w:cs="Times New Roman"/>
          <w:sz w:val="24"/>
          <w:szCs w:val="24"/>
        </w:rPr>
      </w:pPr>
    </w:p>
    <w:p w:rsidR="004849D8" w:rsidRDefault="004849D8" w:rsidP="00764668">
      <w:pPr>
        <w:spacing w:line="360" w:lineRule="auto"/>
        <w:jc w:val="both"/>
        <w:rPr>
          <w:rFonts w:ascii="Times New Roman" w:hAnsi="Times New Roman" w:cs="Times New Roman"/>
          <w:sz w:val="24"/>
          <w:szCs w:val="24"/>
        </w:rPr>
      </w:pPr>
    </w:p>
    <w:p w:rsidR="004849D8" w:rsidRDefault="004849D8" w:rsidP="00764668">
      <w:pPr>
        <w:spacing w:line="360" w:lineRule="auto"/>
        <w:jc w:val="both"/>
        <w:rPr>
          <w:rFonts w:ascii="Times New Roman" w:hAnsi="Times New Roman" w:cs="Times New Roman"/>
          <w:sz w:val="24"/>
          <w:szCs w:val="24"/>
        </w:rPr>
      </w:pPr>
    </w:p>
    <w:p w:rsidR="004849D8" w:rsidRDefault="004849D8" w:rsidP="00764668">
      <w:pPr>
        <w:spacing w:line="360" w:lineRule="auto"/>
        <w:jc w:val="both"/>
        <w:rPr>
          <w:rFonts w:ascii="Times New Roman" w:hAnsi="Times New Roman" w:cs="Times New Roman"/>
          <w:sz w:val="24"/>
          <w:szCs w:val="24"/>
        </w:rPr>
      </w:pPr>
      <w:r>
        <w:rPr>
          <w:rFonts w:ascii="Times New Roman" w:hAnsi="Times New Roman" w:cs="Times New Roman"/>
          <w:sz w:val="24"/>
          <w:szCs w:val="24"/>
        </w:rPr>
        <w:t>USEFUL LINKS</w:t>
      </w:r>
    </w:p>
    <w:p w:rsidR="004849D8" w:rsidRDefault="005F390D" w:rsidP="00764668">
      <w:pPr>
        <w:spacing w:line="360" w:lineRule="auto"/>
        <w:jc w:val="both"/>
        <w:rPr>
          <w:rFonts w:ascii="Times New Roman" w:hAnsi="Times New Roman" w:cs="Times New Roman"/>
          <w:sz w:val="24"/>
          <w:szCs w:val="24"/>
        </w:rPr>
      </w:pPr>
      <w:hyperlink r:id="rId93" w:history="1">
        <w:r w:rsidR="004849D8" w:rsidRPr="00035A2C">
          <w:rPr>
            <w:rStyle w:val="Hyperlink"/>
            <w:rFonts w:ascii="Times New Roman" w:hAnsi="Times New Roman" w:cs="Times New Roman"/>
            <w:sz w:val="24"/>
            <w:szCs w:val="24"/>
          </w:rPr>
          <w:t>https://www.clear.rice.edu/comp310/JavaResources/GUI/</w:t>
        </w:r>
      </w:hyperlink>
    </w:p>
    <w:p w:rsidR="004849D8" w:rsidRDefault="004849D8" w:rsidP="00764668">
      <w:pPr>
        <w:spacing w:line="360" w:lineRule="auto"/>
        <w:jc w:val="both"/>
        <w:rPr>
          <w:rFonts w:ascii="Times New Roman" w:hAnsi="Times New Roman" w:cs="Times New Roman"/>
          <w:sz w:val="24"/>
          <w:szCs w:val="24"/>
        </w:rPr>
      </w:pPr>
    </w:p>
    <w:p w:rsidR="004849D8" w:rsidRPr="00D45056" w:rsidRDefault="004849D8" w:rsidP="00764668">
      <w:pPr>
        <w:spacing w:line="360" w:lineRule="auto"/>
        <w:jc w:val="both"/>
        <w:rPr>
          <w:rFonts w:ascii="Times New Roman" w:hAnsi="Times New Roman" w:cs="Times New Roman"/>
          <w:sz w:val="24"/>
          <w:szCs w:val="24"/>
        </w:rPr>
      </w:pPr>
      <w:r w:rsidRPr="004849D8">
        <w:rPr>
          <w:rFonts w:ascii="Times New Roman" w:hAnsi="Times New Roman" w:cs="Times New Roman"/>
          <w:sz w:val="24"/>
          <w:szCs w:val="24"/>
        </w:rPr>
        <w:t>https://www3.ntu.edu.sg/home/ehchua/programming/java/j4a_gui.html</w:t>
      </w:r>
    </w:p>
    <w:sectPr w:rsidR="004849D8" w:rsidRPr="00D45056" w:rsidSect="00D916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63B" w:rsidRDefault="0099263B" w:rsidP="0034090D">
      <w:pPr>
        <w:spacing w:after="0" w:line="240" w:lineRule="auto"/>
      </w:pPr>
      <w:r>
        <w:separator/>
      </w:r>
    </w:p>
  </w:endnote>
  <w:endnote w:type="continuationSeparator" w:id="0">
    <w:p w:rsidR="0099263B" w:rsidRDefault="0099263B" w:rsidP="003409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63B" w:rsidRDefault="0099263B" w:rsidP="0034090D">
      <w:pPr>
        <w:spacing w:after="0" w:line="240" w:lineRule="auto"/>
      </w:pPr>
      <w:r>
        <w:separator/>
      </w:r>
    </w:p>
  </w:footnote>
  <w:footnote w:type="continuationSeparator" w:id="0">
    <w:p w:rsidR="0099263B" w:rsidRDefault="0099263B" w:rsidP="003409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A7555"/>
    <w:multiLevelType w:val="multilevel"/>
    <w:tmpl w:val="2C2617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C6189D"/>
    <w:multiLevelType w:val="multilevel"/>
    <w:tmpl w:val="EF5E6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EB4D7A"/>
    <w:multiLevelType w:val="multilevel"/>
    <w:tmpl w:val="EA24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0C4A15"/>
    <w:multiLevelType w:val="multilevel"/>
    <w:tmpl w:val="A082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1903CB"/>
    <w:multiLevelType w:val="multilevel"/>
    <w:tmpl w:val="6AF0038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9957208"/>
    <w:multiLevelType w:val="multilevel"/>
    <w:tmpl w:val="CBA89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C5277EF"/>
    <w:multiLevelType w:val="multilevel"/>
    <w:tmpl w:val="9BDC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896DAF"/>
    <w:multiLevelType w:val="multilevel"/>
    <w:tmpl w:val="58AAE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BD5279"/>
    <w:multiLevelType w:val="multilevel"/>
    <w:tmpl w:val="5C769C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5BAD3E90"/>
    <w:multiLevelType w:val="multilevel"/>
    <w:tmpl w:val="C53C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82711F"/>
    <w:multiLevelType w:val="multilevel"/>
    <w:tmpl w:val="00A4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D23EE6"/>
    <w:multiLevelType w:val="multilevel"/>
    <w:tmpl w:val="8888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8A099F"/>
    <w:multiLevelType w:val="multilevel"/>
    <w:tmpl w:val="969C6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7250302B"/>
    <w:multiLevelType w:val="multilevel"/>
    <w:tmpl w:val="1812E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7E2C50"/>
    <w:multiLevelType w:val="multilevel"/>
    <w:tmpl w:val="7340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397273A"/>
    <w:multiLevelType w:val="multilevel"/>
    <w:tmpl w:val="27D47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D601BA8"/>
    <w:multiLevelType w:val="multilevel"/>
    <w:tmpl w:val="6188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4"/>
  </w:num>
  <w:num w:numId="4">
    <w:abstractNumId w:val="6"/>
  </w:num>
  <w:num w:numId="5">
    <w:abstractNumId w:val="1"/>
  </w:num>
  <w:num w:numId="6">
    <w:abstractNumId w:val="3"/>
  </w:num>
  <w:num w:numId="7">
    <w:abstractNumId w:val="0"/>
  </w:num>
  <w:num w:numId="8">
    <w:abstractNumId w:val="8"/>
  </w:num>
  <w:num w:numId="9">
    <w:abstractNumId w:val="7"/>
  </w:num>
  <w:num w:numId="10">
    <w:abstractNumId w:val="13"/>
  </w:num>
  <w:num w:numId="11">
    <w:abstractNumId w:val="2"/>
  </w:num>
  <w:num w:numId="12">
    <w:abstractNumId w:val="12"/>
  </w:num>
  <w:num w:numId="13">
    <w:abstractNumId w:val="10"/>
  </w:num>
  <w:num w:numId="14">
    <w:abstractNumId w:val="11"/>
  </w:num>
  <w:num w:numId="15">
    <w:abstractNumId w:val="16"/>
  </w:num>
  <w:num w:numId="16">
    <w:abstractNumId w:val="9"/>
  </w:num>
  <w:num w:numId="1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51537C"/>
    <w:rsid w:val="0007315F"/>
    <w:rsid w:val="00084014"/>
    <w:rsid w:val="000A24D2"/>
    <w:rsid w:val="000A318C"/>
    <w:rsid w:val="000E6F5F"/>
    <w:rsid w:val="000F235C"/>
    <w:rsid w:val="00117C57"/>
    <w:rsid w:val="00141D6E"/>
    <w:rsid w:val="00153ACA"/>
    <w:rsid w:val="001625DB"/>
    <w:rsid w:val="00164656"/>
    <w:rsid w:val="00172A5D"/>
    <w:rsid w:val="001B098A"/>
    <w:rsid w:val="001F5464"/>
    <w:rsid w:val="002141C6"/>
    <w:rsid w:val="00223919"/>
    <w:rsid w:val="002444CD"/>
    <w:rsid w:val="00245448"/>
    <w:rsid w:val="00246589"/>
    <w:rsid w:val="002477C9"/>
    <w:rsid w:val="00267C43"/>
    <w:rsid w:val="00286320"/>
    <w:rsid w:val="002A0B75"/>
    <w:rsid w:val="0034090D"/>
    <w:rsid w:val="00345E0E"/>
    <w:rsid w:val="00394518"/>
    <w:rsid w:val="00395578"/>
    <w:rsid w:val="003C3220"/>
    <w:rsid w:val="003D0396"/>
    <w:rsid w:val="003F491F"/>
    <w:rsid w:val="004318AC"/>
    <w:rsid w:val="004849D8"/>
    <w:rsid w:val="004D2795"/>
    <w:rsid w:val="004D27B6"/>
    <w:rsid w:val="004E5E1D"/>
    <w:rsid w:val="00506CF8"/>
    <w:rsid w:val="00510A0C"/>
    <w:rsid w:val="0051537C"/>
    <w:rsid w:val="005713A6"/>
    <w:rsid w:val="00573921"/>
    <w:rsid w:val="00580667"/>
    <w:rsid w:val="00597361"/>
    <w:rsid w:val="005B58BD"/>
    <w:rsid w:val="005B6187"/>
    <w:rsid w:val="005E5613"/>
    <w:rsid w:val="005F390D"/>
    <w:rsid w:val="00606407"/>
    <w:rsid w:val="00635D23"/>
    <w:rsid w:val="006406FC"/>
    <w:rsid w:val="0064521B"/>
    <w:rsid w:val="006A53DE"/>
    <w:rsid w:val="006E6255"/>
    <w:rsid w:val="006F0716"/>
    <w:rsid w:val="0072254B"/>
    <w:rsid w:val="00740D48"/>
    <w:rsid w:val="0074608C"/>
    <w:rsid w:val="00764668"/>
    <w:rsid w:val="00777DC2"/>
    <w:rsid w:val="00780BCE"/>
    <w:rsid w:val="00790641"/>
    <w:rsid w:val="007A1E58"/>
    <w:rsid w:val="007C79E1"/>
    <w:rsid w:val="007D0AB3"/>
    <w:rsid w:val="007E4F62"/>
    <w:rsid w:val="00800746"/>
    <w:rsid w:val="00807DDB"/>
    <w:rsid w:val="008347EB"/>
    <w:rsid w:val="0083570E"/>
    <w:rsid w:val="008918DD"/>
    <w:rsid w:val="008A076F"/>
    <w:rsid w:val="008A2487"/>
    <w:rsid w:val="008A4344"/>
    <w:rsid w:val="008A445A"/>
    <w:rsid w:val="008A5FF0"/>
    <w:rsid w:val="008A7406"/>
    <w:rsid w:val="008D0F81"/>
    <w:rsid w:val="009132CE"/>
    <w:rsid w:val="00955F8C"/>
    <w:rsid w:val="00961128"/>
    <w:rsid w:val="0097108D"/>
    <w:rsid w:val="00973552"/>
    <w:rsid w:val="00976D78"/>
    <w:rsid w:val="00984737"/>
    <w:rsid w:val="0099263B"/>
    <w:rsid w:val="009B1D85"/>
    <w:rsid w:val="009B4E4C"/>
    <w:rsid w:val="009D2D7F"/>
    <w:rsid w:val="00A148AA"/>
    <w:rsid w:val="00A16CD2"/>
    <w:rsid w:val="00A60788"/>
    <w:rsid w:val="00A61888"/>
    <w:rsid w:val="00A85BCF"/>
    <w:rsid w:val="00AA77EB"/>
    <w:rsid w:val="00AB40BF"/>
    <w:rsid w:val="00AE7F5D"/>
    <w:rsid w:val="00AF73CA"/>
    <w:rsid w:val="00B10061"/>
    <w:rsid w:val="00B31E15"/>
    <w:rsid w:val="00B663DA"/>
    <w:rsid w:val="00B84DD1"/>
    <w:rsid w:val="00BA1EE3"/>
    <w:rsid w:val="00BC2D13"/>
    <w:rsid w:val="00BC6062"/>
    <w:rsid w:val="00C40EA4"/>
    <w:rsid w:val="00C570E1"/>
    <w:rsid w:val="00C67306"/>
    <w:rsid w:val="00C8016B"/>
    <w:rsid w:val="00C924A8"/>
    <w:rsid w:val="00C92EA7"/>
    <w:rsid w:val="00CB3312"/>
    <w:rsid w:val="00CE6154"/>
    <w:rsid w:val="00D15C30"/>
    <w:rsid w:val="00D347B4"/>
    <w:rsid w:val="00D45056"/>
    <w:rsid w:val="00D51148"/>
    <w:rsid w:val="00D67223"/>
    <w:rsid w:val="00D8684F"/>
    <w:rsid w:val="00D91621"/>
    <w:rsid w:val="00DA1774"/>
    <w:rsid w:val="00DE30D6"/>
    <w:rsid w:val="00DF4459"/>
    <w:rsid w:val="00E34ED9"/>
    <w:rsid w:val="00E41827"/>
    <w:rsid w:val="00E540C9"/>
    <w:rsid w:val="00E8453F"/>
    <w:rsid w:val="00E95F57"/>
    <w:rsid w:val="00EA7FAB"/>
    <w:rsid w:val="00F42AFA"/>
    <w:rsid w:val="00F446B8"/>
    <w:rsid w:val="00F459FC"/>
    <w:rsid w:val="00F77C98"/>
    <w:rsid w:val="00F96DE3"/>
    <w:rsid w:val="00FA0DE7"/>
    <w:rsid w:val="00FB524A"/>
    <w:rsid w:val="00FF40DD"/>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621"/>
  </w:style>
  <w:style w:type="paragraph" w:styleId="Heading1">
    <w:name w:val="heading 1"/>
    <w:basedOn w:val="Normal"/>
    <w:link w:val="Heading1Char"/>
    <w:uiPriority w:val="9"/>
    <w:qFormat/>
    <w:rsid w:val="005153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42AF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B52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53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537C"/>
    <w:rPr>
      <w:color w:val="0000FF"/>
      <w:u w:val="single"/>
    </w:rPr>
  </w:style>
  <w:style w:type="character" w:customStyle="1" w:styleId="Heading1Char">
    <w:name w:val="Heading 1 Char"/>
    <w:basedOn w:val="DefaultParagraphFont"/>
    <w:link w:val="Heading1"/>
    <w:uiPriority w:val="9"/>
    <w:rsid w:val="0051537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B524A"/>
    <w:rPr>
      <w:b/>
      <w:bCs/>
    </w:rPr>
  </w:style>
  <w:style w:type="character" w:styleId="Emphasis">
    <w:name w:val="Emphasis"/>
    <w:basedOn w:val="DefaultParagraphFont"/>
    <w:uiPriority w:val="20"/>
    <w:qFormat/>
    <w:rsid w:val="00FB524A"/>
    <w:rPr>
      <w:i/>
      <w:iCs/>
    </w:rPr>
  </w:style>
  <w:style w:type="character" w:customStyle="1" w:styleId="Heading3Char">
    <w:name w:val="Heading 3 Char"/>
    <w:basedOn w:val="DefaultParagraphFont"/>
    <w:link w:val="Heading3"/>
    <w:uiPriority w:val="9"/>
    <w:semiHidden/>
    <w:rsid w:val="00FB524A"/>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F42AFA"/>
    <w:rPr>
      <w:rFonts w:asciiTheme="majorHAnsi" w:eastAsiaTheme="majorEastAsia" w:hAnsiTheme="majorHAnsi" w:cstheme="majorBidi"/>
      <w:color w:val="365F91" w:themeColor="accent1" w:themeShade="BF"/>
      <w:sz w:val="26"/>
      <w:szCs w:val="26"/>
    </w:rPr>
  </w:style>
  <w:style w:type="paragraph" w:customStyle="1" w:styleId="alt">
    <w:name w:val="alt"/>
    <w:basedOn w:val="Normal"/>
    <w:rsid w:val="00F42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F42AFA"/>
  </w:style>
  <w:style w:type="character" w:customStyle="1" w:styleId="string">
    <w:name w:val="string"/>
    <w:basedOn w:val="DefaultParagraphFont"/>
    <w:rsid w:val="00F42AFA"/>
  </w:style>
  <w:style w:type="character" w:customStyle="1" w:styleId="number">
    <w:name w:val="number"/>
    <w:basedOn w:val="DefaultParagraphFont"/>
    <w:rsid w:val="00F42AFA"/>
  </w:style>
  <w:style w:type="character" w:customStyle="1" w:styleId="comment">
    <w:name w:val="comment"/>
    <w:basedOn w:val="DefaultParagraphFont"/>
    <w:rsid w:val="00F42AFA"/>
  </w:style>
  <w:style w:type="paragraph" w:customStyle="1" w:styleId="filename">
    <w:name w:val="filename"/>
    <w:basedOn w:val="Normal"/>
    <w:rsid w:val="001625D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625DB"/>
    <w:pPr>
      <w:ind w:left="720"/>
      <w:contextualSpacing/>
    </w:pPr>
  </w:style>
  <w:style w:type="paragraph" w:styleId="Header">
    <w:name w:val="header"/>
    <w:basedOn w:val="Normal"/>
    <w:link w:val="HeaderChar"/>
    <w:uiPriority w:val="99"/>
    <w:unhideWhenUsed/>
    <w:rsid w:val="00340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90D"/>
  </w:style>
  <w:style w:type="paragraph" w:styleId="Footer">
    <w:name w:val="footer"/>
    <w:basedOn w:val="Normal"/>
    <w:link w:val="FooterChar"/>
    <w:uiPriority w:val="99"/>
    <w:unhideWhenUsed/>
    <w:rsid w:val="00340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90D"/>
  </w:style>
  <w:style w:type="character" w:customStyle="1" w:styleId="UnresolvedMention">
    <w:name w:val="Unresolved Mention"/>
    <w:basedOn w:val="DefaultParagraphFont"/>
    <w:uiPriority w:val="99"/>
    <w:semiHidden/>
    <w:unhideWhenUsed/>
    <w:rsid w:val="004849D8"/>
    <w:rPr>
      <w:color w:val="605E5C"/>
      <w:shd w:val="clear" w:color="auto" w:fill="E1DFDD"/>
    </w:rPr>
  </w:style>
  <w:style w:type="paragraph" w:styleId="BalloonText">
    <w:name w:val="Balloon Text"/>
    <w:basedOn w:val="Normal"/>
    <w:link w:val="BalloonTextChar"/>
    <w:uiPriority w:val="99"/>
    <w:semiHidden/>
    <w:unhideWhenUsed/>
    <w:rsid w:val="008A0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6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018334">
      <w:bodyDiv w:val="1"/>
      <w:marLeft w:val="0"/>
      <w:marRight w:val="0"/>
      <w:marTop w:val="0"/>
      <w:marBottom w:val="0"/>
      <w:divBdr>
        <w:top w:val="none" w:sz="0" w:space="0" w:color="auto"/>
        <w:left w:val="none" w:sz="0" w:space="0" w:color="auto"/>
        <w:bottom w:val="none" w:sz="0" w:space="0" w:color="auto"/>
        <w:right w:val="none" w:sz="0" w:space="0" w:color="auto"/>
      </w:divBdr>
      <w:divsChild>
        <w:div w:id="1062219551">
          <w:marLeft w:val="0"/>
          <w:marRight w:val="0"/>
          <w:marTop w:val="0"/>
          <w:marBottom w:val="120"/>
          <w:divBdr>
            <w:top w:val="single" w:sz="6" w:space="0" w:color="auto"/>
            <w:left w:val="single" w:sz="24" w:space="0" w:color="auto"/>
            <w:bottom w:val="single" w:sz="6" w:space="0" w:color="auto"/>
            <w:right w:val="single" w:sz="6" w:space="0" w:color="auto"/>
          </w:divBdr>
        </w:div>
        <w:div w:id="1679967180">
          <w:marLeft w:val="0"/>
          <w:marRight w:val="0"/>
          <w:marTop w:val="0"/>
          <w:marBottom w:val="120"/>
          <w:divBdr>
            <w:top w:val="single" w:sz="6" w:space="0" w:color="auto"/>
            <w:left w:val="single" w:sz="24" w:space="0" w:color="auto"/>
            <w:bottom w:val="single" w:sz="6" w:space="0" w:color="auto"/>
            <w:right w:val="single" w:sz="6" w:space="0" w:color="auto"/>
          </w:divBdr>
        </w:div>
      </w:divsChild>
    </w:div>
    <w:div w:id="46880368">
      <w:bodyDiv w:val="1"/>
      <w:marLeft w:val="0"/>
      <w:marRight w:val="0"/>
      <w:marTop w:val="0"/>
      <w:marBottom w:val="0"/>
      <w:divBdr>
        <w:top w:val="none" w:sz="0" w:space="0" w:color="auto"/>
        <w:left w:val="none" w:sz="0" w:space="0" w:color="auto"/>
        <w:bottom w:val="none" w:sz="0" w:space="0" w:color="auto"/>
        <w:right w:val="none" w:sz="0" w:space="0" w:color="auto"/>
      </w:divBdr>
      <w:divsChild>
        <w:div w:id="1801457286">
          <w:marLeft w:val="0"/>
          <w:marRight w:val="0"/>
          <w:marTop w:val="0"/>
          <w:marBottom w:val="0"/>
          <w:divBdr>
            <w:top w:val="none" w:sz="0" w:space="0" w:color="auto"/>
            <w:left w:val="none" w:sz="0" w:space="0" w:color="auto"/>
            <w:bottom w:val="none" w:sz="0" w:space="0" w:color="auto"/>
            <w:right w:val="none" w:sz="0" w:space="0" w:color="auto"/>
          </w:divBdr>
        </w:div>
      </w:divsChild>
    </w:div>
    <w:div w:id="52583981">
      <w:bodyDiv w:val="1"/>
      <w:marLeft w:val="0"/>
      <w:marRight w:val="0"/>
      <w:marTop w:val="0"/>
      <w:marBottom w:val="0"/>
      <w:divBdr>
        <w:top w:val="none" w:sz="0" w:space="0" w:color="auto"/>
        <w:left w:val="none" w:sz="0" w:space="0" w:color="auto"/>
        <w:bottom w:val="none" w:sz="0" w:space="0" w:color="auto"/>
        <w:right w:val="none" w:sz="0" w:space="0" w:color="auto"/>
      </w:divBdr>
    </w:div>
    <w:div w:id="112675660">
      <w:bodyDiv w:val="1"/>
      <w:marLeft w:val="0"/>
      <w:marRight w:val="0"/>
      <w:marTop w:val="0"/>
      <w:marBottom w:val="0"/>
      <w:divBdr>
        <w:top w:val="none" w:sz="0" w:space="0" w:color="auto"/>
        <w:left w:val="none" w:sz="0" w:space="0" w:color="auto"/>
        <w:bottom w:val="none" w:sz="0" w:space="0" w:color="auto"/>
        <w:right w:val="none" w:sz="0" w:space="0" w:color="auto"/>
      </w:divBdr>
    </w:div>
    <w:div w:id="114714328">
      <w:bodyDiv w:val="1"/>
      <w:marLeft w:val="0"/>
      <w:marRight w:val="0"/>
      <w:marTop w:val="0"/>
      <w:marBottom w:val="0"/>
      <w:divBdr>
        <w:top w:val="none" w:sz="0" w:space="0" w:color="auto"/>
        <w:left w:val="none" w:sz="0" w:space="0" w:color="auto"/>
        <w:bottom w:val="none" w:sz="0" w:space="0" w:color="auto"/>
        <w:right w:val="none" w:sz="0" w:space="0" w:color="auto"/>
      </w:divBdr>
      <w:divsChild>
        <w:div w:id="1337028613">
          <w:marLeft w:val="0"/>
          <w:marRight w:val="0"/>
          <w:marTop w:val="0"/>
          <w:marBottom w:val="120"/>
          <w:divBdr>
            <w:top w:val="single" w:sz="6" w:space="0" w:color="auto"/>
            <w:left w:val="single" w:sz="24" w:space="0" w:color="auto"/>
            <w:bottom w:val="single" w:sz="6" w:space="0" w:color="auto"/>
            <w:right w:val="single" w:sz="6" w:space="0" w:color="auto"/>
          </w:divBdr>
        </w:div>
        <w:div w:id="1324580456">
          <w:marLeft w:val="0"/>
          <w:marRight w:val="0"/>
          <w:marTop w:val="0"/>
          <w:marBottom w:val="120"/>
          <w:divBdr>
            <w:top w:val="single" w:sz="6" w:space="0" w:color="auto"/>
            <w:left w:val="single" w:sz="24" w:space="0" w:color="auto"/>
            <w:bottom w:val="single" w:sz="6" w:space="0" w:color="auto"/>
            <w:right w:val="single" w:sz="6" w:space="0" w:color="auto"/>
          </w:divBdr>
        </w:div>
        <w:div w:id="8190758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323734">
      <w:bodyDiv w:val="1"/>
      <w:marLeft w:val="0"/>
      <w:marRight w:val="0"/>
      <w:marTop w:val="0"/>
      <w:marBottom w:val="0"/>
      <w:divBdr>
        <w:top w:val="none" w:sz="0" w:space="0" w:color="auto"/>
        <w:left w:val="none" w:sz="0" w:space="0" w:color="auto"/>
        <w:bottom w:val="none" w:sz="0" w:space="0" w:color="auto"/>
        <w:right w:val="none" w:sz="0" w:space="0" w:color="auto"/>
      </w:divBdr>
      <w:divsChild>
        <w:div w:id="21674160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0142217">
      <w:bodyDiv w:val="1"/>
      <w:marLeft w:val="0"/>
      <w:marRight w:val="0"/>
      <w:marTop w:val="0"/>
      <w:marBottom w:val="0"/>
      <w:divBdr>
        <w:top w:val="none" w:sz="0" w:space="0" w:color="auto"/>
        <w:left w:val="none" w:sz="0" w:space="0" w:color="auto"/>
        <w:bottom w:val="none" w:sz="0" w:space="0" w:color="auto"/>
        <w:right w:val="none" w:sz="0" w:space="0" w:color="auto"/>
      </w:divBdr>
      <w:divsChild>
        <w:div w:id="1899123621">
          <w:marLeft w:val="0"/>
          <w:marRight w:val="0"/>
          <w:marTop w:val="0"/>
          <w:marBottom w:val="120"/>
          <w:divBdr>
            <w:top w:val="single" w:sz="6" w:space="0" w:color="auto"/>
            <w:left w:val="single" w:sz="24" w:space="0" w:color="auto"/>
            <w:bottom w:val="single" w:sz="6" w:space="0" w:color="auto"/>
            <w:right w:val="single" w:sz="6" w:space="0" w:color="auto"/>
          </w:divBdr>
        </w:div>
        <w:div w:id="1713530581">
          <w:marLeft w:val="0"/>
          <w:marRight w:val="0"/>
          <w:marTop w:val="0"/>
          <w:marBottom w:val="120"/>
          <w:divBdr>
            <w:top w:val="single" w:sz="6" w:space="0" w:color="auto"/>
            <w:left w:val="single" w:sz="24" w:space="0" w:color="auto"/>
            <w:bottom w:val="single" w:sz="6" w:space="0" w:color="auto"/>
            <w:right w:val="single" w:sz="6" w:space="0" w:color="auto"/>
          </w:divBdr>
        </w:div>
        <w:div w:id="1071780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230970400">
      <w:bodyDiv w:val="1"/>
      <w:marLeft w:val="0"/>
      <w:marRight w:val="0"/>
      <w:marTop w:val="0"/>
      <w:marBottom w:val="0"/>
      <w:divBdr>
        <w:top w:val="none" w:sz="0" w:space="0" w:color="auto"/>
        <w:left w:val="none" w:sz="0" w:space="0" w:color="auto"/>
        <w:bottom w:val="none" w:sz="0" w:space="0" w:color="auto"/>
        <w:right w:val="none" w:sz="0" w:space="0" w:color="auto"/>
      </w:divBdr>
      <w:divsChild>
        <w:div w:id="1655572727">
          <w:marLeft w:val="0"/>
          <w:marRight w:val="0"/>
          <w:marTop w:val="0"/>
          <w:marBottom w:val="120"/>
          <w:divBdr>
            <w:top w:val="single" w:sz="6" w:space="0" w:color="auto"/>
            <w:left w:val="single" w:sz="24" w:space="0" w:color="auto"/>
            <w:bottom w:val="single" w:sz="6" w:space="0" w:color="auto"/>
            <w:right w:val="single" w:sz="6" w:space="0" w:color="auto"/>
          </w:divBdr>
        </w:div>
        <w:div w:id="60561730">
          <w:marLeft w:val="0"/>
          <w:marRight w:val="0"/>
          <w:marTop w:val="0"/>
          <w:marBottom w:val="120"/>
          <w:divBdr>
            <w:top w:val="single" w:sz="6" w:space="0" w:color="auto"/>
            <w:left w:val="single" w:sz="24" w:space="0" w:color="auto"/>
            <w:bottom w:val="single" w:sz="6" w:space="0" w:color="auto"/>
            <w:right w:val="single" w:sz="6" w:space="0" w:color="auto"/>
          </w:divBdr>
        </w:div>
        <w:div w:id="251400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42884334">
      <w:bodyDiv w:val="1"/>
      <w:marLeft w:val="0"/>
      <w:marRight w:val="0"/>
      <w:marTop w:val="0"/>
      <w:marBottom w:val="0"/>
      <w:divBdr>
        <w:top w:val="none" w:sz="0" w:space="0" w:color="auto"/>
        <w:left w:val="none" w:sz="0" w:space="0" w:color="auto"/>
        <w:bottom w:val="none" w:sz="0" w:space="0" w:color="auto"/>
        <w:right w:val="none" w:sz="0" w:space="0" w:color="auto"/>
      </w:divBdr>
    </w:div>
    <w:div w:id="268977246">
      <w:bodyDiv w:val="1"/>
      <w:marLeft w:val="0"/>
      <w:marRight w:val="0"/>
      <w:marTop w:val="0"/>
      <w:marBottom w:val="0"/>
      <w:divBdr>
        <w:top w:val="none" w:sz="0" w:space="0" w:color="auto"/>
        <w:left w:val="none" w:sz="0" w:space="0" w:color="auto"/>
        <w:bottom w:val="none" w:sz="0" w:space="0" w:color="auto"/>
        <w:right w:val="none" w:sz="0" w:space="0" w:color="auto"/>
      </w:divBdr>
    </w:div>
    <w:div w:id="284505894">
      <w:bodyDiv w:val="1"/>
      <w:marLeft w:val="0"/>
      <w:marRight w:val="0"/>
      <w:marTop w:val="0"/>
      <w:marBottom w:val="0"/>
      <w:divBdr>
        <w:top w:val="none" w:sz="0" w:space="0" w:color="auto"/>
        <w:left w:val="none" w:sz="0" w:space="0" w:color="auto"/>
        <w:bottom w:val="none" w:sz="0" w:space="0" w:color="auto"/>
        <w:right w:val="none" w:sz="0" w:space="0" w:color="auto"/>
      </w:divBdr>
      <w:divsChild>
        <w:div w:id="28848532">
          <w:marLeft w:val="0"/>
          <w:marRight w:val="0"/>
          <w:marTop w:val="0"/>
          <w:marBottom w:val="120"/>
          <w:divBdr>
            <w:top w:val="single" w:sz="6" w:space="0" w:color="auto"/>
            <w:left w:val="single" w:sz="24" w:space="0" w:color="auto"/>
            <w:bottom w:val="single" w:sz="6" w:space="0" w:color="auto"/>
            <w:right w:val="single" w:sz="6" w:space="0" w:color="auto"/>
          </w:divBdr>
        </w:div>
      </w:divsChild>
    </w:div>
    <w:div w:id="314451260">
      <w:bodyDiv w:val="1"/>
      <w:marLeft w:val="0"/>
      <w:marRight w:val="0"/>
      <w:marTop w:val="0"/>
      <w:marBottom w:val="0"/>
      <w:divBdr>
        <w:top w:val="none" w:sz="0" w:space="0" w:color="auto"/>
        <w:left w:val="none" w:sz="0" w:space="0" w:color="auto"/>
        <w:bottom w:val="none" w:sz="0" w:space="0" w:color="auto"/>
        <w:right w:val="none" w:sz="0" w:space="0" w:color="auto"/>
      </w:divBdr>
      <w:divsChild>
        <w:div w:id="1258640844">
          <w:marLeft w:val="0"/>
          <w:marRight w:val="0"/>
          <w:marTop w:val="0"/>
          <w:marBottom w:val="120"/>
          <w:divBdr>
            <w:top w:val="single" w:sz="6" w:space="0" w:color="auto"/>
            <w:left w:val="single" w:sz="24" w:space="0" w:color="auto"/>
            <w:bottom w:val="single" w:sz="6" w:space="0" w:color="auto"/>
            <w:right w:val="single" w:sz="6" w:space="0" w:color="auto"/>
          </w:divBdr>
        </w:div>
      </w:divsChild>
    </w:div>
    <w:div w:id="319313310">
      <w:bodyDiv w:val="1"/>
      <w:marLeft w:val="0"/>
      <w:marRight w:val="0"/>
      <w:marTop w:val="0"/>
      <w:marBottom w:val="0"/>
      <w:divBdr>
        <w:top w:val="none" w:sz="0" w:space="0" w:color="auto"/>
        <w:left w:val="none" w:sz="0" w:space="0" w:color="auto"/>
        <w:bottom w:val="none" w:sz="0" w:space="0" w:color="auto"/>
        <w:right w:val="none" w:sz="0" w:space="0" w:color="auto"/>
      </w:divBdr>
    </w:div>
    <w:div w:id="345446871">
      <w:bodyDiv w:val="1"/>
      <w:marLeft w:val="0"/>
      <w:marRight w:val="0"/>
      <w:marTop w:val="0"/>
      <w:marBottom w:val="0"/>
      <w:divBdr>
        <w:top w:val="none" w:sz="0" w:space="0" w:color="auto"/>
        <w:left w:val="none" w:sz="0" w:space="0" w:color="auto"/>
        <w:bottom w:val="none" w:sz="0" w:space="0" w:color="auto"/>
        <w:right w:val="none" w:sz="0" w:space="0" w:color="auto"/>
      </w:divBdr>
      <w:divsChild>
        <w:div w:id="211577584">
          <w:marLeft w:val="0"/>
          <w:marRight w:val="0"/>
          <w:marTop w:val="0"/>
          <w:marBottom w:val="120"/>
          <w:divBdr>
            <w:top w:val="single" w:sz="6" w:space="0" w:color="auto"/>
            <w:left w:val="single" w:sz="24" w:space="0" w:color="auto"/>
            <w:bottom w:val="single" w:sz="6" w:space="0" w:color="auto"/>
            <w:right w:val="single" w:sz="6" w:space="0" w:color="auto"/>
          </w:divBdr>
        </w:div>
      </w:divsChild>
    </w:div>
    <w:div w:id="371077883">
      <w:bodyDiv w:val="1"/>
      <w:marLeft w:val="0"/>
      <w:marRight w:val="0"/>
      <w:marTop w:val="0"/>
      <w:marBottom w:val="0"/>
      <w:divBdr>
        <w:top w:val="none" w:sz="0" w:space="0" w:color="auto"/>
        <w:left w:val="none" w:sz="0" w:space="0" w:color="auto"/>
        <w:bottom w:val="none" w:sz="0" w:space="0" w:color="auto"/>
        <w:right w:val="none" w:sz="0" w:space="0" w:color="auto"/>
      </w:divBdr>
      <w:divsChild>
        <w:div w:id="1530410869">
          <w:marLeft w:val="0"/>
          <w:marRight w:val="0"/>
          <w:marTop w:val="0"/>
          <w:marBottom w:val="120"/>
          <w:divBdr>
            <w:top w:val="single" w:sz="6" w:space="0" w:color="auto"/>
            <w:left w:val="single" w:sz="24" w:space="0" w:color="auto"/>
            <w:bottom w:val="single" w:sz="6" w:space="0" w:color="auto"/>
            <w:right w:val="single" w:sz="6" w:space="0" w:color="auto"/>
          </w:divBdr>
        </w:div>
      </w:divsChild>
    </w:div>
    <w:div w:id="441729879">
      <w:bodyDiv w:val="1"/>
      <w:marLeft w:val="0"/>
      <w:marRight w:val="0"/>
      <w:marTop w:val="0"/>
      <w:marBottom w:val="0"/>
      <w:divBdr>
        <w:top w:val="none" w:sz="0" w:space="0" w:color="auto"/>
        <w:left w:val="none" w:sz="0" w:space="0" w:color="auto"/>
        <w:bottom w:val="none" w:sz="0" w:space="0" w:color="auto"/>
        <w:right w:val="none" w:sz="0" w:space="0" w:color="auto"/>
      </w:divBdr>
    </w:div>
    <w:div w:id="444471578">
      <w:bodyDiv w:val="1"/>
      <w:marLeft w:val="0"/>
      <w:marRight w:val="0"/>
      <w:marTop w:val="0"/>
      <w:marBottom w:val="0"/>
      <w:divBdr>
        <w:top w:val="none" w:sz="0" w:space="0" w:color="auto"/>
        <w:left w:val="none" w:sz="0" w:space="0" w:color="auto"/>
        <w:bottom w:val="none" w:sz="0" w:space="0" w:color="auto"/>
        <w:right w:val="none" w:sz="0" w:space="0" w:color="auto"/>
      </w:divBdr>
    </w:div>
    <w:div w:id="462895275">
      <w:bodyDiv w:val="1"/>
      <w:marLeft w:val="0"/>
      <w:marRight w:val="0"/>
      <w:marTop w:val="0"/>
      <w:marBottom w:val="0"/>
      <w:divBdr>
        <w:top w:val="none" w:sz="0" w:space="0" w:color="auto"/>
        <w:left w:val="none" w:sz="0" w:space="0" w:color="auto"/>
        <w:bottom w:val="none" w:sz="0" w:space="0" w:color="auto"/>
        <w:right w:val="none" w:sz="0" w:space="0" w:color="auto"/>
      </w:divBdr>
      <w:divsChild>
        <w:div w:id="1952205540">
          <w:marLeft w:val="0"/>
          <w:marRight w:val="0"/>
          <w:marTop w:val="0"/>
          <w:marBottom w:val="120"/>
          <w:divBdr>
            <w:top w:val="single" w:sz="6" w:space="0" w:color="auto"/>
            <w:left w:val="single" w:sz="24" w:space="0" w:color="auto"/>
            <w:bottom w:val="single" w:sz="6" w:space="0" w:color="auto"/>
            <w:right w:val="single" w:sz="6" w:space="0" w:color="auto"/>
          </w:divBdr>
        </w:div>
      </w:divsChild>
    </w:div>
    <w:div w:id="483621074">
      <w:bodyDiv w:val="1"/>
      <w:marLeft w:val="0"/>
      <w:marRight w:val="0"/>
      <w:marTop w:val="0"/>
      <w:marBottom w:val="0"/>
      <w:divBdr>
        <w:top w:val="none" w:sz="0" w:space="0" w:color="auto"/>
        <w:left w:val="none" w:sz="0" w:space="0" w:color="auto"/>
        <w:bottom w:val="none" w:sz="0" w:space="0" w:color="auto"/>
        <w:right w:val="none" w:sz="0" w:space="0" w:color="auto"/>
      </w:divBdr>
    </w:div>
    <w:div w:id="493451123">
      <w:bodyDiv w:val="1"/>
      <w:marLeft w:val="0"/>
      <w:marRight w:val="0"/>
      <w:marTop w:val="0"/>
      <w:marBottom w:val="0"/>
      <w:divBdr>
        <w:top w:val="none" w:sz="0" w:space="0" w:color="auto"/>
        <w:left w:val="none" w:sz="0" w:space="0" w:color="auto"/>
        <w:bottom w:val="none" w:sz="0" w:space="0" w:color="auto"/>
        <w:right w:val="none" w:sz="0" w:space="0" w:color="auto"/>
      </w:divBdr>
    </w:div>
    <w:div w:id="508838766">
      <w:bodyDiv w:val="1"/>
      <w:marLeft w:val="0"/>
      <w:marRight w:val="0"/>
      <w:marTop w:val="0"/>
      <w:marBottom w:val="0"/>
      <w:divBdr>
        <w:top w:val="none" w:sz="0" w:space="0" w:color="auto"/>
        <w:left w:val="none" w:sz="0" w:space="0" w:color="auto"/>
        <w:bottom w:val="none" w:sz="0" w:space="0" w:color="auto"/>
        <w:right w:val="none" w:sz="0" w:space="0" w:color="auto"/>
      </w:divBdr>
      <w:divsChild>
        <w:div w:id="2100592279">
          <w:marLeft w:val="0"/>
          <w:marRight w:val="0"/>
          <w:marTop w:val="0"/>
          <w:marBottom w:val="120"/>
          <w:divBdr>
            <w:top w:val="single" w:sz="6" w:space="0" w:color="auto"/>
            <w:left w:val="single" w:sz="24" w:space="0" w:color="auto"/>
            <w:bottom w:val="single" w:sz="6" w:space="0" w:color="auto"/>
            <w:right w:val="single" w:sz="6" w:space="0" w:color="auto"/>
          </w:divBdr>
        </w:div>
      </w:divsChild>
    </w:div>
    <w:div w:id="511993887">
      <w:bodyDiv w:val="1"/>
      <w:marLeft w:val="0"/>
      <w:marRight w:val="0"/>
      <w:marTop w:val="0"/>
      <w:marBottom w:val="0"/>
      <w:divBdr>
        <w:top w:val="none" w:sz="0" w:space="0" w:color="auto"/>
        <w:left w:val="none" w:sz="0" w:space="0" w:color="auto"/>
        <w:bottom w:val="none" w:sz="0" w:space="0" w:color="auto"/>
        <w:right w:val="none" w:sz="0" w:space="0" w:color="auto"/>
      </w:divBdr>
      <w:divsChild>
        <w:div w:id="1771781048">
          <w:marLeft w:val="0"/>
          <w:marRight w:val="0"/>
          <w:marTop w:val="0"/>
          <w:marBottom w:val="120"/>
          <w:divBdr>
            <w:top w:val="single" w:sz="6" w:space="0" w:color="auto"/>
            <w:left w:val="single" w:sz="24" w:space="0" w:color="auto"/>
            <w:bottom w:val="single" w:sz="6" w:space="0" w:color="auto"/>
            <w:right w:val="single" w:sz="6" w:space="0" w:color="auto"/>
          </w:divBdr>
        </w:div>
      </w:divsChild>
    </w:div>
    <w:div w:id="535390231">
      <w:bodyDiv w:val="1"/>
      <w:marLeft w:val="0"/>
      <w:marRight w:val="0"/>
      <w:marTop w:val="0"/>
      <w:marBottom w:val="0"/>
      <w:divBdr>
        <w:top w:val="none" w:sz="0" w:space="0" w:color="auto"/>
        <w:left w:val="none" w:sz="0" w:space="0" w:color="auto"/>
        <w:bottom w:val="none" w:sz="0" w:space="0" w:color="auto"/>
        <w:right w:val="none" w:sz="0" w:space="0" w:color="auto"/>
      </w:divBdr>
      <w:divsChild>
        <w:div w:id="2044402798">
          <w:marLeft w:val="0"/>
          <w:marRight w:val="0"/>
          <w:marTop w:val="0"/>
          <w:marBottom w:val="120"/>
          <w:divBdr>
            <w:top w:val="single" w:sz="6" w:space="0" w:color="auto"/>
            <w:left w:val="single" w:sz="24" w:space="0" w:color="auto"/>
            <w:bottom w:val="single" w:sz="6" w:space="0" w:color="auto"/>
            <w:right w:val="single" w:sz="6" w:space="0" w:color="auto"/>
          </w:divBdr>
        </w:div>
        <w:div w:id="905190437">
          <w:marLeft w:val="0"/>
          <w:marRight w:val="0"/>
          <w:marTop w:val="0"/>
          <w:marBottom w:val="120"/>
          <w:divBdr>
            <w:top w:val="single" w:sz="6" w:space="0" w:color="auto"/>
            <w:left w:val="single" w:sz="24" w:space="0" w:color="auto"/>
            <w:bottom w:val="single" w:sz="6" w:space="0" w:color="auto"/>
            <w:right w:val="single" w:sz="6" w:space="0" w:color="auto"/>
          </w:divBdr>
        </w:div>
        <w:div w:id="1320109672">
          <w:marLeft w:val="0"/>
          <w:marRight w:val="0"/>
          <w:marTop w:val="0"/>
          <w:marBottom w:val="120"/>
          <w:divBdr>
            <w:top w:val="single" w:sz="6" w:space="0" w:color="auto"/>
            <w:left w:val="single" w:sz="24" w:space="0" w:color="auto"/>
            <w:bottom w:val="single" w:sz="6" w:space="0" w:color="auto"/>
            <w:right w:val="single" w:sz="6" w:space="0" w:color="auto"/>
          </w:divBdr>
        </w:div>
        <w:div w:id="533811986">
          <w:marLeft w:val="0"/>
          <w:marRight w:val="0"/>
          <w:marTop w:val="0"/>
          <w:marBottom w:val="0"/>
          <w:divBdr>
            <w:top w:val="none" w:sz="0" w:space="0" w:color="auto"/>
            <w:left w:val="none" w:sz="0" w:space="0" w:color="auto"/>
            <w:bottom w:val="none" w:sz="0" w:space="0" w:color="auto"/>
            <w:right w:val="none" w:sz="0" w:space="0" w:color="auto"/>
          </w:divBdr>
        </w:div>
        <w:div w:id="1848665680">
          <w:marLeft w:val="0"/>
          <w:marRight w:val="0"/>
          <w:marTop w:val="0"/>
          <w:marBottom w:val="0"/>
          <w:divBdr>
            <w:top w:val="none" w:sz="0" w:space="0" w:color="auto"/>
            <w:left w:val="none" w:sz="0" w:space="0" w:color="auto"/>
            <w:bottom w:val="none" w:sz="0" w:space="0" w:color="auto"/>
            <w:right w:val="none" w:sz="0" w:space="0" w:color="auto"/>
          </w:divBdr>
        </w:div>
        <w:div w:id="1166481410">
          <w:marLeft w:val="0"/>
          <w:marRight w:val="0"/>
          <w:marTop w:val="0"/>
          <w:marBottom w:val="0"/>
          <w:divBdr>
            <w:top w:val="none" w:sz="0" w:space="0" w:color="auto"/>
            <w:left w:val="none" w:sz="0" w:space="0" w:color="auto"/>
            <w:bottom w:val="none" w:sz="0" w:space="0" w:color="auto"/>
            <w:right w:val="none" w:sz="0" w:space="0" w:color="auto"/>
          </w:divBdr>
        </w:div>
      </w:divsChild>
    </w:div>
    <w:div w:id="550771941">
      <w:bodyDiv w:val="1"/>
      <w:marLeft w:val="0"/>
      <w:marRight w:val="0"/>
      <w:marTop w:val="0"/>
      <w:marBottom w:val="0"/>
      <w:divBdr>
        <w:top w:val="none" w:sz="0" w:space="0" w:color="auto"/>
        <w:left w:val="none" w:sz="0" w:space="0" w:color="auto"/>
        <w:bottom w:val="none" w:sz="0" w:space="0" w:color="auto"/>
        <w:right w:val="none" w:sz="0" w:space="0" w:color="auto"/>
      </w:divBdr>
    </w:div>
    <w:div w:id="580876094">
      <w:bodyDiv w:val="1"/>
      <w:marLeft w:val="0"/>
      <w:marRight w:val="0"/>
      <w:marTop w:val="0"/>
      <w:marBottom w:val="0"/>
      <w:divBdr>
        <w:top w:val="none" w:sz="0" w:space="0" w:color="auto"/>
        <w:left w:val="none" w:sz="0" w:space="0" w:color="auto"/>
        <w:bottom w:val="none" w:sz="0" w:space="0" w:color="auto"/>
        <w:right w:val="none" w:sz="0" w:space="0" w:color="auto"/>
      </w:divBdr>
    </w:div>
    <w:div w:id="581330186">
      <w:bodyDiv w:val="1"/>
      <w:marLeft w:val="0"/>
      <w:marRight w:val="0"/>
      <w:marTop w:val="0"/>
      <w:marBottom w:val="0"/>
      <w:divBdr>
        <w:top w:val="none" w:sz="0" w:space="0" w:color="auto"/>
        <w:left w:val="none" w:sz="0" w:space="0" w:color="auto"/>
        <w:bottom w:val="none" w:sz="0" w:space="0" w:color="auto"/>
        <w:right w:val="none" w:sz="0" w:space="0" w:color="auto"/>
      </w:divBdr>
    </w:div>
    <w:div w:id="586577955">
      <w:bodyDiv w:val="1"/>
      <w:marLeft w:val="0"/>
      <w:marRight w:val="0"/>
      <w:marTop w:val="0"/>
      <w:marBottom w:val="0"/>
      <w:divBdr>
        <w:top w:val="none" w:sz="0" w:space="0" w:color="auto"/>
        <w:left w:val="none" w:sz="0" w:space="0" w:color="auto"/>
        <w:bottom w:val="none" w:sz="0" w:space="0" w:color="auto"/>
        <w:right w:val="none" w:sz="0" w:space="0" w:color="auto"/>
      </w:divBdr>
      <w:divsChild>
        <w:div w:id="2027902296">
          <w:marLeft w:val="0"/>
          <w:marRight w:val="0"/>
          <w:marTop w:val="0"/>
          <w:marBottom w:val="0"/>
          <w:divBdr>
            <w:top w:val="none" w:sz="0" w:space="0" w:color="auto"/>
            <w:left w:val="none" w:sz="0" w:space="0" w:color="auto"/>
            <w:bottom w:val="none" w:sz="0" w:space="0" w:color="auto"/>
            <w:right w:val="none" w:sz="0" w:space="0" w:color="auto"/>
          </w:divBdr>
        </w:div>
      </w:divsChild>
    </w:div>
    <w:div w:id="623005486">
      <w:bodyDiv w:val="1"/>
      <w:marLeft w:val="0"/>
      <w:marRight w:val="0"/>
      <w:marTop w:val="0"/>
      <w:marBottom w:val="0"/>
      <w:divBdr>
        <w:top w:val="none" w:sz="0" w:space="0" w:color="auto"/>
        <w:left w:val="none" w:sz="0" w:space="0" w:color="auto"/>
        <w:bottom w:val="none" w:sz="0" w:space="0" w:color="auto"/>
        <w:right w:val="none" w:sz="0" w:space="0" w:color="auto"/>
      </w:divBdr>
      <w:divsChild>
        <w:div w:id="1634023937">
          <w:marLeft w:val="0"/>
          <w:marRight w:val="0"/>
          <w:marTop w:val="0"/>
          <w:marBottom w:val="0"/>
          <w:divBdr>
            <w:top w:val="none" w:sz="0" w:space="0" w:color="auto"/>
            <w:left w:val="none" w:sz="0" w:space="0" w:color="auto"/>
            <w:bottom w:val="none" w:sz="0" w:space="0" w:color="auto"/>
            <w:right w:val="none" w:sz="0" w:space="0" w:color="auto"/>
          </w:divBdr>
        </w:div>
        <w:div w:id="1650552124">
          <w:marLeft w:val="0"/>
          <w:marRight w:val="0"/>
          <w:marTop w:val="0"/>
          <w:marBottom w:val="120"/>
          <w:divBdr>
            <w:top w:val="single" w:sz="6" w:space="0" w:color="auto"/>
            <w:left w:val="single" w:sz="24" w:space="0" w:color="auto"/>
            <w:bottom w:val="single" w:sz="6" w:space="0" w:color="auto"/>
            <w:right w:val="single" w:sz="6" w:space="0" w:color="auto"/>
          </w:divBdr>
        </w:div>
      </w:divsChild>
    </w:div>
    <w:div w:id="630750346">
      <w:bodyDiv w:val="1"/>
      <w:marLeft w:val="0"/>
      <w:marRight w:val="0"/>
      <w:marTop w:val="0"/>
      <w:marBottom w:val="0"/>
      <w:divBdr>
        <w:top w:val="none" w:sz="0" w:space="0" w:color="auto"/>
        <w:left w:val="none" w:sz="0" w:space="0" w:color="auto"/>
        <w:bottom w:val="none" w:sz="0" w:space="0" w:color="auto"/>
        <w:right w:val="none" w:sz="0" w:space="0" w:color="auto"/>
      </w:divBdr>
      <w:divsChild>
        <w:div w:id="1252737483">
          <w:marLeft w:val="0"/>
          <w:marRight w:val="0"/>
          <w:marTop w:val="0"/>
          <w:marBottom w:val="120"/>
          <w:divBdr>
            <w:top w:val="single" w:sz="6" w:space="0" w:color="auto"/>
            <w:left w:val="single" w:sz="24" w:space="0" w:color="auto"/>
            <w:bottom w:val="single" w:sz="6" w:space="0" w:color="auto"/>
            <w:right w:val="single" w:sz="6" w:space="0" w:color="auto"/>
          </w:divBdr>
        </w:div>
      </w:divsChild>
    </w:div>
    <w:div w:id="654840319">
      <w:bodyDiv w:val="1"/>
      <w:marLeft w:val="0"/>
      <w:marRight w:val="0"/>
      <w:marTop w:val="0"/>
      <w:marBottom w:val="0"/>
      <w:divBdr>
        <w:top w:val="none" w:sz="0" w:space="0" w:color="auto"/>
        <w:left w:val="none" w:sz="0" w:space="0" w:color="auto"/>
        <w:bottom w:val="none" w:sz="0" w:space="0" w:color="auto"/>
        <w:right w:val="none" w:sz="0" w:space="0" w:color="auto"/>
      </w:divBdr>
      <w:divsChild>
        <w:div w:id="1073431371">
          <w:marLeft w:val="0"/>
          <w:marRight w:val="0"/>
          <w:marTop w:val="0"/>
          <w:marBottom w:val="120"/>
          <w:divBdr>
            <w:top w:val="single" w:sz="6" w:space="0" w:color="auto"/>
            <w:left w:val="single" w:sz="24" w:space="0" w:color="auto"/>
            <w:bottom w:val="single" w:sz="6" w:space="0" w:color="auto"/>
            <w:right w:val="single" w:sz="6" w:space="0" w:color="auto"/>
          </w:divBdr>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sChild>
        <w:div w:id="868953688">
          <w:marLeft w:val="0"/>
          <w:marRight w:val="0"/>
          <w:marTop w:val="0"/>
          <w:marBottom w:val="120"/>
          <w:divBdr>
            <w:top w:val="single" w:sz="6" w:space="0" w:color="auto"/>
            <w:left w:val="single" w:sz="24" w:space="0" w:color="auto"/>
            <w:bottom w:val="single" w:sz="6" w:space="0" w:color="auto"/>
            <w:right w:val="single" w:sz="6" w:space="0" w:color="auto"/>
          </w:divBdr>
        </w:div>
        <w:div w:id="524707668">
          <w:marLeft w:val="0"/>
          <w:marRight w:val="0"/>
          <w:marTop w:val="0"/>
          <w:marBottom w:val="120"/>
          <w:divBdr>
            <w:top w:val="single" w:sz="6" w:space="0" w:color="auto"/>
            <w:left w:val="single" w:sz="24" w:space="0" w:color="auto"/>
            <w:bottom w:val="single" w:sz="6" w:space="0" w:color="auto"/>
            <w:right w:val="single" w:sz="6" w:space="0" w:color="auto"/>
          </w:divBdr>
        </w:div>
      </w:divsChild>
    </w:div>
    <w:div w:id="676150169">
      <w:bodyDiv w:val="1"/>
      <w:marLeft w:val="0"/>
      <w:marRight w:val="0"/>
      <w:marTop w:val="0"/>
      <w:marBottom w:val="0"/>
      <w:divBdr>
        <w:top w:val="none" w:sz="0" w:space="0" w:color="auto"/>
        <w:left w:val="none" w:sz="0" w:space="0" w:color="auto"/>
        <w:bottom w:val="none" w:sz="0" w:space="0" w:color="auto"/>
        <w:right w:val="none" w:sz="0" w:space="0" w:color="auto"/>
      </w:divBdr>
    </w:div>
    <w:div w:id="724571429">
      <w:bodyDiv w:val="1"/>
      <w:marLeft w:val="0"/>
      <w:marRight w:val="0"/>
      <w:marTop w:val="0"/>
      <w:marBottom w:val="0"/>
      <w:divBdr>
        <w:top w:val="none" w:sz="0" w:space="0" w:color="auto"/>
        <w:left w:val="none" w:sz="0" w:space="0" w:color="auto"/>
        <w:bottom w:val="none" w:sz="0" w:space="0" w:color="auto"/>
        <w:right w:val="none" w:sz="0" w:space="0" w:color="auto"/>
      </w:divBdr>
      <w:divsChild>
        <w:div w:id="1326934762">
          <w:marLeft w:val="0"/>
          <w:marRight w:val="0"/>
          <w:marTop w:val="0"/>
          <w:marBottom w:val="120"/>
          <w:divBdr>
            <w:top w:val="single" w:sz="6" w:space="0" w:color="auto"/>
            <w:left w:val="single" w:sz="24" w:space="0" w:color="auto"/>
            <w:bottom w:val="single" w:sz="6" w:space="0" w:color="auto"/>
            <w:right w:val="single" w:sz="6" w:space="0" w:color="auto"/>
          </w:divBdr>
        </w:div>
      </w:divsChild>
    </w:div>
    <w:div w:id="766730609">
      <w:bodyDiv w:val="1"/>
      <w:marLeft w:val="0"/>
      <w:marRight w:val="0"/>
      <w:marTop w:val="0"/>
      <w:marBottom w:val="0"/>
      <w:divBdr>
        <w:top w:val="none" w:sz="0" w:space="0" w:color="auto"/>
        <w:left w:val="none" w:sz="0" w:space="0" w:color="auto"/>
        <w:bottom w:val="none" w:sz="0" w:space="0" w:color="auto"/>
        <w:right w:val="none" w:sz="0" w:space="0" w:color="auto"/>
      </w:divBdr>
    </w:div>
    <w:div w:id="773985111">
      <w:bodyDiv w:val="1"/>
      <w:marLeft w:val="0"/>
      <w:marRight w:val="0"/>
      <w:marTop w:val="0"/>
      <w:marBottom w:val="0"/>
      <w:divBdr>
        <w:top w:val="none" w:sz="0" w:space="0" w:color="auto"/>
        <w:left w:val="none" w:sz="0" w:space="0" w:color="auto"/>
        <w:bottom w:val="none" w:sz="0" w:space="0" w:color="auto"/>
        <w:right w:val="none" w:sz="0" w:space="0" w:color="auto"/>
      </w:divBdr>
    </w:div>
    <w:div w:id="804736834">
      <w:bodyDiv w:val="1"/>
      <w:marLeft w:val="0"/>
      <w:marRight w:val="0"/>
      <w:marTop w:val="0"/>
      <w:marBottom w:val="0"/>
      <w:divBdr>
        <w:top w:val="none" w:sz="0" w:space="0" w:color="auto"/>
        <w:left w:val="none" w:sz="0" w:space="0" w:color="auto"/>
        <w:bottom w:val="none" w:sz="0" w:space="0" w:color="auto"/>
        <w:right w:val="none" w:sz="0" w:space="0" w:color="auto"/>
      </w:divBdr>
      <w:divsChild>
        <w:div w:id="1108699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875897530">
      <w:bodyDiv w:val="1"/>
      <w:marLeft w:val="0"/>
      <w:marRight w:val="0"/>
      <w:marTop w:val="0"/>
      <w:marBottom w:val="0"/>
      <w:divBdr>
        <w:top w:val="none" w:sz="0" w:space="0" w:color="auto"/>
        <w:left w:val="none" w:sz="0" w:space="0" w:color="auto"/>
        <w:bottom w:val="none" w:sz="0" w:space="0" w:color="auto"/>
        <w:right w:val="none" w:sz="0" w:space="0" w:color="auto"/>
      </w:divBdr>
      <w:divsChild>
        <w:div w:id="605889319">
          <w:marLeft w:val="0"/>
          <w:marRight w:val="0"/>
          <w:marTop w:val="0"/>
          <w:marBottom w:val="120"/>
          <w:divBdr>
            <w:top w:val="single" w:sz="6" w:space="0" w:color="auto"/>
            <w:left w:val="single" w:sz="24" w:space="0" w:color="auto"/>
            <w:bottom w:val="single" w:sz="6" w:space="0" w:color="auto"/>
            <w:right w:val="single" w:sz="6" w:space="0" w:color="auto"/>
          </w:divBdr>
        </w:div>
      </w:divsChild>
    </w:div>
    <w:div w:id="926115024">
      <w:bodyDiv w:val="1"/>
      <w:marLeft w:val="0"/>
      <w:marRight w:val="0"/>
      <w:marTop w:val="0"/>
      <w:marBottom w:val="0"/>
      <w:divBdr>
        <w:top w:val="none" w:sz="0" w:space="0" w:color="auto"/>
        <w:left w:val="none" w:sz="0" w:space="0" w:color="auto"/>
        <w:bottom w:val="none" w:sz="0" w:space="0" w:color="auto"/>
        <w:right w:val="none" w:sz="0" w:space="0" w:color="auto"/>
      </w:divBdr>
      <w:divsChild>
        <w:div w:id="338852804">
          <w:marLeft w:val="0"/>
          <w:marRight w:val="0"/>
          <w:marTop w:val="0"/>
          <w:marBottom w:val="120"/>
          <w:divBdr>
            <w:top w:val="single" w:sz="6" w:space="0" w:color="auto"/>
            <w:left w:val="single" w:sz="24" w:space="0" w:color="auto"/>
            <w:bottom w:val="single" w:sz="6" w:space="0" w:color="auto"/>
            <w:right w:val="single" w:sz="6" w:space="0" w:color="auto"/>
          </w:divBdr>
        </w:div>
      </w:divsChild>
    </w:div>
    <w:div w:id="989944774">
      <w:bodyDiv w:val="1"/>
      <w:marLeft w:val="0"/>
      <w:marRight w:val="0"/>
      <w:marTop w:val="0"/>
      <w:marBottom w:val="0"/>
      <w:divBdr>
        <w:top w:val="none" w:sz="0" w:space="0" w:color="auto"/>
        <w:left w:val="none" w:sz="0" w:space="0" w:color="auto"/>
        <w:bottom w:val="none" w:sz="0" w:space="0" w:color="auto"/>
        <w:right w:val="none" w:sz="0" w:space="0" w:color="auto"/>
      </w:divBdr>
      <w:divsChild>
        <w:div w:id="1853378864">
          <w:marLeft w:val="0"/>
          <w:marRight w:val="0"/>
          <w:marTop w:val="0"/>
          <w:marBottom w:val="120"/>
          <w:divBdr>
            <w:top w:val="single" w:sz="6" w:space="0" w:color="auto"/>
            <w:left w:val="single" w:sz="24" w:space="0" w:color="auto"/>
            <w:bottom w:val="single" w:sz="6" w:space="0" w:color="auto"/>
            <w:right w:val="single" w:sz="6" w:space="0" w:color="auto"/>
          </w:divBdr>
        </w:div>
      </w:divsChild>
    </w:div>
    <w:div w:id="993295080">
      <w:bodyDiv w:val="1"/>
      <w:marLeft w:val="0"/>
      <w:marRight w:val="0"/>
      <w:marTop w:val="0"/>
      <w:marBottom w:val="0"/>
      <w:divBdr>
        <w:top w:val="none" w:sz="0" w:space="0" w:color="auto"/>
        <w:left w:val="none" w:sz="0" w:space="0" w:color="auto"/>
        <w:bottom w:val="none" w:sz="0" w:space="0" w:color="auto"/>
        <w:right w:val="none" w:sz="0" w:space="0" w:color="auto"/>
      </w:divBdr>
      <w:divsChild>
        <w:div w:id="1562982123">
          <w:marLeft w:val="0"/>
          <w:marRight w:val="0"/>
          <w:marTop w:val="0"/>
          <w:marBottom w:val="120"/>
          <w:divBdr>
            <w:top w:val="single" w:sz="6" w:space="0" w:color="auto"/>
            <w:left w:val="single" w:sz="24" w:space="0" w:color="auto"/>
            <w:bottom w:val="single" w:sz="6" w:space="0" w:color="auto"/>
            <w:right w:val="single" w:sz="6" w:space="0" w:color="auto"/>
          </w:divBdr>
        </w:div>
        <w:div w:id="288704083">
          <w:marLeft w:val="0"/>
          <w:marRight w:val="0"/>
          <w:marTop w:val="0"/>
          <w:marBottom w:val="120"/>
          <w:divBdr>
            <w:top w:val="single" w:sz="6" w:space="0" w:color="auto"/>
            <w:left w:val="single" w:sz="24" w:space="0" w:color="auto"/>
            <w:bottom w:val="single" w:sz="6" w:space="0" w:color="auto"/>
            <w:right w:val="single" w:sz="6" w:space="0" w:color="auto"/>
          </w:divBdr>
        </w:div>
        <w:div w:id="29032942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09480947">
      <w:bodyDiv w:val="1"/>
      <w:marLeft w:val="0"/>
      <w:marRight w:val="0"/>
      <w:marTop w:val="0"/>
      <w:marBottom w:val="0"/>
      <w:divBdr>
        <w:top w:val="none" w:sz="0" w:space="0" w:color="auto"/>
        <w:left w:val="none" w:sz="0" w:space="0" w:color="auto"/>
        <w:bottom w:val="none" w:sz="0" w:space="0" w:color="auto"/>
        <w:right w:val="none" w:sz="0" w:space="0" w:color="auto"/>
      </w:divBdr>
    </w:div>
    <w:div w:id="1032464620">
      <w:bodyDiv w:val="1"/>
      <w:marLeft w:val="0"/>
      <w:marRight w:val="0"/>
      <w:marTop w:val="0"/>
      <w:marBottom w:val="0"/>
      <w:divBdr>
        <w:top w:val="none" w:sz="0" w:space="0" w:color="auto"/>
        <w:left w:val="none" w:sz="0" w:space="0" w:color="auto"/>
        <w:bottom w:val="none" w:sz="0" w:space="0" w:color="auto"/>
        <w:right w:val="none" w:sz="0" w:space="0" w:color="auto"/>
      </w:divBdr>
      <w:divsChild>
        <w:div w:id="299456920">
          <w:marLeft w:val="0"/>
          <w:marRight w:val="0"/>
          <w:marTop w:val="0"/>
          <w:marBottom w:val="120"/>
          <w:divBdr>
            <w:top w:val="single" w:sz="6" w:space="0" w:color="auto"/>
            <w:left w:val="single" w:sz="24" w:space="0" w:color="auto"/>
            <w:bottom w:val="single" w:sz="6" w:space="0" w:color="auto"/>
            <w:right w:val="single" w:sz="6" w:space="0" w:color="auto"/>
          </w:divBdr>
        </w:div>
        <w:div w:id="19417907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2245677">
      <w:bodyDiv w:val="1"/>
      <w:marLeft w:val="0"/>
      <w:marRight w:val="0"/>
      <w:marTop w:val="0"/>
      <w:marBottom w:val="0"/>
      <w:divBdr>
        <w:top w:val="none" w:sz="0" w:space="0" w:color="auto"/>
        <w:left w:val="none" w:sz="0" w:space="0" w:color="auto"/>
        <w:bottom w:val="none" w:sz="0" w:space="0" w:color="auto"/>
        <w:right w:val="none" w:sz="0" w:space="0" w:color="auto"/>
      </w:divBdr>
    </w:div>
    <w:div w:id="1043677844">
      <w:bodyDiv w:val="1"/>
      <w:marLeft w:val="0"/>
      <w:marRight w:val="0"/>
      <w:marTop w:val="0"/>
      <w:marBottom w:val="0"/>
      <w:divBdr>
        <w:top w:val="none" w:sz="0" w:space="0" w:color="auto"/>
        <w:left w:val="none" w:sz="0" w:space="0" w:color="auto"/>
        <w:bottom w:val="none" w:sz="0" w:space="0" w:color="auto"/>
        <w:right w:val="none" w:sz="0" w:space="0" w:color="auto"/>
      </w:divBdr>
      <w:divsChild>
        <w:div w:id="1875537906">
          <w:marLeft w:val="0"/>
          <w:marRight w:val="0"/>
          <w:marTop w:val="0"/>
          <w:marBottom w:val="120"/>
          <w:divBdr>
            <w:top w:val="single" w:sz="6" w:space="0" w:color="auto"/>
            <w:left w:val="single" w:sz="24" w:space="0" w:color="auto"/>
            <w:bottom w:val="single" w:sz="6" w:space="0" w:color="auto"/>
            <w:right w:val="single" w:sz="6" w:space="0" w:color="auto"/>
          </w:divBdr>
        </w:div>
      </w:divsChild>
    </w:div>
    <w:div w:id="1059746604">
      <w:bodyDiv w:val="1"/>
      <w:marLeft w:val="0"/>
      <w:marRight w:val="0"/>
      <w:marTop w:val="0"/>
      <w:marBottom w:val="0"/>
      <w:divBdr>
        <w:top w:val="none" w:sz="0" w:space="0" w:color="auto"/>
        <w:left w:val="none" w:sz="0" w:space="0" w:color="auto"/>
        <w:bottom w:val="none" w:sz="0" w:space="0" w:color="auto"/>
        <w:right w:val="none" w:sz="0" w:space="0" w:color="auto"/>
      </w:divBdr>
      <w:divsChild>
        <w:div w:id="654602662">
          <w:marLeft w:val="0"/>
          <w:marRight w:val="0"/>
          <w:marTop w:val="0"/>
          <w:marBottom w:val="0"/>
          <w:divBdr>
            <w:top w:val="none" w:sz="0" w:space="0" w:color="auto"/>
            <w:left w:val="none" w:sz="0" w:space="0" w:color="auto"/>
            <w:bottom w:val="none" w:sz="0" w:space="0" w:color="auto"/>
            <w:right w:val="none" w:sz="0" w:space="0" w:color="auto"/>
          </w:divBdr>
        </w:div>
        <w:div w:id="1635406102">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4085844">
      <w:bodyDiv w:val="1"/>
      <w:marLeft w:val="0"/>
      <w:marRight w:val="0"/>
      <w:marTop w:val="0"/>
      <w:marBottom w:val="0"/>
      <w:divBdr>
        <w:top w:val="none" w:sz="0" w:space="0" w:color="auto"/>
        <w:left w:val="none" w:sz="0" w:space="0" w:color="auto"/>
        <w:bottom w:val="none" w:sz="0" w:space="0" w:color="auto"/>
        <w:right w:val="none" w:sz="0" w:space="0" w:color="auto"/>
      </w:divBdr>
    </w:div>
    <w:div w:id="1076169887">
      <w:bodyDiv w:val="1"/>
      <w:marLeft w:val="0"/>
      <w:marRight w:val="0"/>
      <w:marTop w:val="0"/>
      <w:marBottom w:val="0"/>
      <w:divBdr>
        <w:top w:val="none" w:sz="0" w:space="0" w:color="auto"/>
        <w:left w:val="none" w:sz="0" w:space="0" w:color="auto"/>
        <w:bottom w:val="none" w:sz="0" w:space="0" w:color="auto"/>
        <w:right w:val="none" w:sz="0" w:space="0" w:color="auto"/>
      </w:divBdr>
    </w:div>
    <w:div w:id="1130828036">
      <w:bodyDiv w:val="1"/>
      <w:marLeft w:val="0"/>
      <w:marRight w:val="0"/>
      <w:marTop w:val="0"/>
      <w:marBottom w:val="0"/>
      <w:divBdr>
        <w:top w:val="none" w:sz="0" w:space="0" w:color="auto"/>
        <w:left w:val="none" w:sz="0" w:space="0" w:color="auto"/>
        <w:bottom w:val="none" w:sz="0" w:space="0" w:color="auto"/>
        <w:right w:val="none" w:sz="0" w:space="0" w:color="auto"/>
      </w:divBdr>
      <w:divsChild>
        <w:div w:id="1939943942">
          <w:marLeft w:val="0"/>
          <w:marRight w:val="0"/>
          <w:marTop w:val="0"/>
          <w:marBottom w:val="120"/>
          <w:divBdr>
            <w:top w:val="single" w:sz="6" w:space="0" w:color="auto"/>
            <w:left w:val="single" w:sz="24" w:space="0" w:color="auto"/>
            <w:bottom w:val="single" w:sz="6" w:space="0" w:color="auto"/>
            <w:right w:val="single" w:sz="6" w:space="0" w:color="auto"/>
          </w:divBdr>
        </w:div>
        <w:div w:id="148007809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41726326">
      <w:bodyDiv w:val="1"/>
      <w:marLeft w:val="0"/>
      <w:marRight w:val="0"/>
      <w:marTop w:val="0"/>
      <w:marBottom w:val="0"/>
      <w:divBdr>
        <w:top w:val="none" w:sz="0" w:space="0" w:color="auto"/>
        <w:left w:val="none" w:sz="0" w:space="0" w:color="auto"/>
        <w:bottom w:val="none" w:sz="0" w:space="0" w:color="auto"/>
        <w:right w:val="none" w:sz="0" w:space="0" w:color="auto"/>
      </w:divBdr>
      <w:divsChild>
        <w:div w:id="57822899">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5150386">
      <w:bodyDiv w:val="1"/>
      <w:marLeft w:val="0"/>
      <w:marRight w:val="0"/>
      <w:marTop w:val="0"/>
      <w:marBottom w:val="0"/>
      <w:divBdr>
        <w:top w:val="none" w:sz="0" w:space="0" w:color="auto"/>
        <w:left w:val="none" w:sz="0" w:space="0" w:color="auto"/>
        <w:bottom w:val="none" w:sz="0" w:space="0" w:color="auto"/>
        <w:right w:val="none" w:sz="0" w:space="0" w:color="auto"/>
      </w:divBdr>
      <w:divsChild>
        <w:div w:id="92748058">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5607268">
      <w:bodyDiv w:val="1"/>
      <w:marLeft w:val="0"/>
      <w:marRight w:val="0"/>
      <w:marTop w:val="0"/>
      <w:marBottom w:val="0"/>
      <w:divBdr>
        <w:top w:val="none" w:sz="0" w:space="0" w:color="auto"/>
        <w:left w:val="none" w:sz="0" w:space="0" w:color="auto"/>
        <w:bottom w:val="none" w:sz="0" w:space="0" w:color="auto"/>
        <w:right w:val="none" w:sz="0" w:space="0" w:color="auto"/>
      </w:divBdr>
      <w:divsChild>
        <w:div w:id="1985038310">
          <w:marLeft w:val="0"/>
          <w:marRight w:val="0"/>
          <w:marTop w:val="0"/>
          <w:marBottom w:val="120"/>
          <w:divBdr>
            <w:top w:val="single" w:sz="6" w:space="0" w:color="auto"/>
            <w:left w:val="single" w:sz="24" w:space="0" w:color="auto"/>
            <w:bottom w:val="single" w:sz="6" w:space="0" w:color="auto"/>
            <w:right w:val="single" w:sz="6" w:space="0" w:color="auto"/>
          </w:divBdr>
        </w:div>
        <w:div w:id="1535266001">
          <w:marLeft w:val="0"/>
          <w:marRight w:val="0"/>
          <w:marTop w:val="0"/>
          <w:marBottom w:val="120"/>
          <w:divBdr>
            <w:top w:val="single" w:sz="6" w:space="0" w:color="auto"/>
            <w:left w:val="single" w:sz="24" w:space="0" w:color="auto"/>
            <w:bottom w:val="single" w:sz="6" w:space="0" w:color="auto"/>
            <w:right w:val="single" w:sz="6" w:space="0" w:color="auto"/>
          </w:divBdr>
        </w:div>
        <w:div w:id="10888907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159735974">
      <w:bodyDiv w:val="1"/>
      <w:marLeft w:val="0"/>
      <w:marRight w:val="0"/>
      <w:marTop w:val="0"/>
      <w:marBottom w:val="0"/>
      <w:divBdr>
        <w:top w:val="none" w:sz="0" w:space="0" w:color="auto"/>
        <w:left w:val="none" w:sz="0" w:space="0" w:color="auto"/>
        <w:bottom w:val="none" w:sz="0" w:space="0" w:color="auto"/>
        <w:right w:val="none" w:sz="0" w:space="0" w:color="auto"/>
      </w:divBdr>
      <w:divsChild>
        <w:div w:id="1508054886">
          <w:marLeft w:val="0"/>
          <w:marRight w:val="0"/>
          <w:marTop w:val="0"/>
          <w:marBottom w:val="120"/>
          <w:divBdr>
            <w:top w:val="single" w:sz="6" w:space="0" w:color="auto"/>
            <w:left w:val="single" w:sz="24" w:space="0" w:color="auto"/>
            <w:bottom w:val="single" w:sz="6" w:space="0" w:color="auto"/>
            <w:right w:val="single" w:sz="6" w:space="0" w:color="auto"/>
          </w:divBdr>
        </w:div>
      </w:divsChild>
    </w:div>
    <w:div w:id="1177573972">
      <w:bodyDiv w:val="1"/>
      <w:marLeft w:val="0"/>
      <w:marRight w:val="0"/>
      <w:marTop w:val="0"/>
      <w:marBottom w:val="0"/>
      <w:divBdr>
        <w:top w:val="none" w:sz="0" w:space="0" w:color="auto"/>
        <w:left w:val="none" w:sz="0" w:space="0" w:color="auto"/>
        <w:bottom w:val="none" w:sz="0" w:space="0" w:color="auto"/>
        <w:right w:val="none" w:sz="0" w:space="0" w:color="auto"/>
      </w:divBdr>
    </w:div>
    <w:div w:id="1219049770">
      <w:bodyDiv w:val="1"/>
      <w:marLeft w:val="0"/>
      <w:marRight w:val="0"/>
      <w:marTop w:val="0"/>
      <w:marBottom w:val="0"/>
      <w:divBdr>
        <w:top w:val="none" w:sz="0" w:space="0" w:color="auto"/>
        <w:left w:val="none" w:sz="0" w:space="0" w:color="auto"/>
        <w:bottom w:val="none" w:sz="0" w:space="0" w:color="auto"/>
        <w:right w:val="none" w:sz="0" w:space="0" w:color="auto"/>
      </w:divBdr>
      <w:divsChild>
        <w:div w:id="648440171">
          <w:marLeft w:val="0"/>
          <w:marRight w:val="0"/>
          <w:marTop w:val="0"/>
          <w:marBottom w:val="120"/>
          <w:divBdr>
            <w:top w:val="single" w:sz="6" w:space="0" w:color="auto"/>
            <w:left w:val="single" w:sz="24" w:space="0" w:color="auto"/>
            <w:bottom w:val="single" w:sz="6" w:space="0" w:color="auto"/>
            <w:right w:val="single" w:sz="6" w:space="0" w:color="auto"/>
          </w:divBdr>
        </w:div>
      </w:divsChild>
    </w:div>
    <w:div w:id="1233198790">
      <w:bodyDiv w:val="1"/>
      <w:marLeft w:val="0"/>
      <w:marRight w:val="0"/>
      <w:marTop w:val="0"/>
      <w:marBottom w:val="0"/>
      <w:divBdr>
        <w:top w:val="none" w:sz="0" w:space="0" w:color="auto"/>
        <w:left w:val="none" w:sz="0" w:space="0" w:color="auto"/>
        <w:bottom w:val="none" w:sz="0" w:space="0" w:color="auto"/>
        <w:right w:val="none" w:sz="0" w:space="0" w:color="auto"/>
      </w:divBdr>
    </w:div>
    <w:div w:id="1241714617">
      <w:bodyDiv w:val="1"/>
      <w:marLeft w:val="0"/>
      <w:marRight w:val="0"/>
      <w:marTop w:val="0"/>
      <w:marBottom w:val="0"/>
      <w:divBdr>
        <w:top w:val="none" w:sz="0" w:space="0" w:color="auto"/>
        <w:left w:val="none" w:sz="0" w:space="0" w:color="auto"/>
        <w:bottom w:val="none" w:sz="0" w:space="0" w:color="auto"/>
        <w:right w:val="none" w:sz="0" w:space="0" w:color="auto"/>
      </w:divBdr>
    </w:div>
    <w:div w:id="1246233518">
      <w:bodyDiv w:val="1"/>
      <w:marLeft w:val="0"/>
      <w:marRight w:val="0"/>
      <w:marTop w:val="0"/>
      <w:marBottom w:val="0"/>
      <w:divBdr>
        <w:top w:val="none" w:sz="0" w:space="0" w:color="auto"/>
        <w:left w:val="none" w:sz="0" w:space="0" w:color="auto"/>
        <w:bottom w:val="none" w:sz="0" w:space="0" w:color="auto"/>
        <w:right w:val="none" w:sz="0" w:space="0" w:color="auto"/>
      </w:divBdr>
      <w:divsChild>
        <w:div w:id="508520404">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9533950">
      <w:bodyDiv w:val="1"/>
      <w:marLeft w:val="0"/>
      <w:marRight w:val="0"/>
      <w:marTop w:val="0"/>
      <w:marBottom w:val="0"/>
      <w:divBdr>
        <w:top w:val="none" w:sz="0" w:space="0" w:color="auto"/>
        <w:left w:val="none" w:sz="0" w:space="0" w:color="auto"/>
        <w:bottom w:val="none" w:sz="0" w:space="0" w:color="auto"/>
        <w:right w:val="none" w:sz="0" w:space="0" w:color="auto"/>
      </w:divBdr>
    </w:div>
    <w:div w:id="1251622157">
      <w:bodyDiv w:val="1"/>
      <w:marLeft w:val="0"/>
      <w:marRight w:val="0"/>
      <w:marTop w:val="0"/>
      <w:marBottom w:val="0"/>
      <w:divBdr>
        <w:top w:val="none" w:sz="0" w:space="0" w:color="auto"/>
        <w:left w:val="none" w:sz="0" w:space="0" w:color="auto"/>
        <w:bottom w:val="none" w:sz="0" w:space="0" w:color="auto"/>
        <w:right w:val="none" w:sz="0" w:space="0" w:color="auto"/>
      </w:divBdr>
      <w:divsChild>
        <w:div w:id="29113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255748907">
      <w:bodyDiv w:val="1"/>
      <w:marLeft w:val="0"/>
      <w:marRight w:val="0"/>
      <w:marTop w:val="0"/>
      <w:marBottom w:val="0"/>
      <w:divBdr>
        <w:top w:val="none" w:sz="0" w:space="0" w:color="auto"/>
        <w:left w:val="none" w:sz="0" w:space="0" w:color="auto"/>
        <w:bottom w:val="none" w:sz="0" w:space="0" w:color="auto"/>
        <w:right w:val="none" w:sz="0" w:space="0" w:color="auto"/>
      </w:divBdr>
    </w:div>
    <w:div w:id="1330983014">
      <w:bodyDiv w:val="1"/>
      <w:marLeft w:val="0"/>
      <w:marRight w:val="0"/>
      <w:marTop w:val="0"/>
      <w:marBottom w:val="0"/>
      <w:divBdr>
        <w:top w:val="none" w:sz="0" w:space="0" w:color="auto"/>
        <w:left w:val="none" w:sz="0" w:space="0" w:color="auto"/>
        <w:bottom w:val="none" w:sz="0" w:space="0" w:color="auto"/>
        <w:right w:val="none" w:sz="0" w:space="0" w:color="auto"/>
      </w:divBdr>
    </w:div>
    <w:div w:id="1393583767">
      <w:bodyDiv w:val="1"/>
      <w:marLeft w:val="0"/>
      <w:marRight w:val="0"/>
      <w:marTop w:val="0"/>
      <w:marBottom w:val="0"/>
      <w:divBdr>
        <w:top w:val="none" w:sz="0" w:space="0" w:color="auto"/>
        <w:left w:val="none" w:sz="0" w:space="0" w:color="auto"/>
        <w:bottom w:val="none" w:sz="0" w:space="0" w:color="auto"/>
        <w:right w:val="none" w:sz="0" w:space="0" w:color="auto"/>
      </w:divBdr>
    </w:div>
    <w:div w:id="1451895913">
      <w:bodyDiv w:val="1"/>
      <w:marLeft w:val="0"/>
      <w:marRight w:val="0"/>
      <w:marTop w:val="0"/>
      <w:marBottom w:val="0"/>
      <w:divBdr>
        <w:top w:val="none" w:sz="0" w:space="0" w:color="auto"/>
        <w:left w:val="none" w:sz="0" w:space="0" w:color="auto"/>
        <w:bottom w:val="none" w:sz="0" w:space="0" w:color="auto"/>
        <w:right w:val="none" w:sz="0" w:space="0" w:color="auto"/>
      </w:divBdr>
      <w:divsChild>
        <w:div w:id="1260524020">
          <w:marLeft w:val="0"/>
          <w:marRight w:val="0"/>
          <w:marTop w:val="0"/>
          <w:marBottom w:val="120"/>
          <w:divBdr>
            <w:top w:val="single" w:sz="6" w:space="0" w:color="auto"/>
            <w:left w:val="single" w:sz="24" w:space="0" w:color="auto"/>
            <w:bottom w:val="single" w:sz="6" w:space="0" w:color="auto"/>
            <w:right w:val="single" w:sz="6" w:space="0" w:color="auto"/>
          </w:divBdr>
        </w:div>
      </w:divsChild>
    </w:div>
    <w:div w:id="1477142173">
      <w:bodyDiv w:val="1"/>
      <w:marLeft w:val="0"/>
      <w:marRight w:val="0"/>
      <w:marTop w:val="0"/>
      <w:marBottom w:val="0"/>
      <w:divBdr>
        <w:top w:val="none" w:sz="0" w:space="0" w:color="auto"/>
        <w:left w:val="none" w:sz="0" w:space="0" w:color="auto"/>
        <w:bottom w:val="none" w:sz="0" w:space="0" w:color="auto"/>
        <w:right w:val="none" w:sz="0" w:space="0" w:color="auto"/>
      </w:divBdr>
    </w:div>
    <w:div w:id="1499541804">
      <w:bodyDiv w:val="1"/>
      <w:marLeft w:val="0"/>
      <w:marRight w:val="0"/>
      <w:marTop w:val="0"/>
      <w:marBottom w:val="0"/>
      <w:divBdr>
        <w:top w:val="none" w:sz="0" w:space="0" w:color="auto"/>
        <w:left w:val="none" w:sz="0" w:space="0" w:color="auto"/>
        <w:bottom w:val="none" w:sz="0" w:space="0" w:color="auto"/>
        <w:right w:val="none" w:sz="0" w:space="0" w:color="auto"/>
      </w:divBdr>
    </w:div>
    <w:div w:id="1589267850">
      <w:bodyDiv w:val="1"/>
      <w:marLeft w:val="0"/>
      <w:marRight w:val="0"/>
      <w:marTop w:val="0"/>
      <w:marBottom w:val="0"/>
      <w:divBdr>
        <w:top w:val="none" w:sz="0" w:space="0" w:color="auto"/>
        <w:left w:val="none" w:sz="0" w:space="0" w:color="auto"/>
        <w:bottom w:val="none" w:sz="0" w:space="0" w:color="auto"/>
        <w:right w:val="none" w:sz="0" w:space="0" w:color="auto"/>
      </w:divBdr>
      <w:divsChild>
        <w:div w:id="1615941467">
          <w:marLeft w:val="0"/>
          <w:marRight w:val="0"/>
          <w:marTop w:val="0"/>
          <w:marBottom w:val="120"/>
          <w:divBdr>
            <w:top w:val="single" w:sz="6" w:space="0" w:color="auto"/>
            <w:left w:val="single" w:sz="24" w:space="0" w:color="auto"/>
            <w:bottom w:val="single" w:sz="6" w:space="0" w:color="auto"/>
            <w:right w:val="single" w:sz="6" w:space="0" w:color="auto"/>
          </w:divBdr>
        </w:div>
        <w:div w:id="531458411">
          <w:marLeft w:val="0"/>
          <w:marRight w:val="0"/>
          <w:marTop w:val="0"/>
          <w:marBottom w:val="120"/>
          <w:divBdr>
            <w:top w:val="single" w:sz="6" w:space="0" w:color="auto"/>
            <w:left w:val="single" w:sz="24" w:space="0" w:color="auto"/>
            <w:bottom w:val="single" w:sz="6" w:space="0" w:color="auto"/>
            <w:right w:val="single" w:sz="6" w:space="0" w:color="auto"/>
          </w:divBdr>
        </w:div>
        <w:div w:id="2140292991">
          <w:marLeft w:val="0"/>
          <w:marRight w:val="0"/>
          <w:marTop w:val="0"/>
          <w:marBottom w:val="120"/>
          <w:divBdr>
            <w:top w:val="single" w:sz="6" w:space="0" w:color="auto"/>
            <w:left w:val="single" w:sz="24" w:space="0" w:color="auto"/>
            <w:bottom w:val="single" w:sz="6" w:space="0" w:color="auto"/>
            <w:right w:val="single" w:sz="6" w:space="0" w:color="auto"/>
          </w:divBdr>
        </w:div>
        <w:div w:id="642781004">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4725351">
      <w:bodyDiv w:val="1"/>
      <w:marLeft w:val="0"/>
      <w:marRight w:val="0"/>
      <w:marTop w:val="0"/>
      <w:marBottom w:val="0"/>
      <w:divBdr>
        <w:top w:val="none" w:sz="0" w:space="0" w:color="auto"/>
        <w:left w:val="none" w:sz="0" w:space="0" w:color="auto"/>
        <w:bottom w:val="none" w:sz="0" w:space="0" w:color="auto"/>
        <w:right w:val="none" w:sz="0" w:space="0" w:color="auto"/>
      </w:divBdr>
    </w:div>
    <w:div w:id="1621567813">
      <w:bodyDiv w:val="1"/>
      <w:marLeft w:val="0"/>
      <w:marRight w:val="0"/>
      <w:marTop w:val="0"/>
      <w:marBottom w:val="0"/>
      <w:divBdr>
        <w:top w:val="none" w:sz="0" w:space="0" w:color="auto"/>
        <w:left w:val="none" w:sz="0" w:space="0" w:color="auto"/>
        <w:bottom w:val="none" w:sz="0" w:space="0" w:color="auto"/>
        <w:right w:val="none" w:sz="0" w:space="0" w:color="auto"/>
      </w:divBdr>
      <w:divsChild>
        <w:div w:id="1211766593">
          <w:marLeft w:val="0"/>
          <w:marRight w:val="0"/>
          <w:marTop w:val="0"/>
          <w:marBottom w:val="120"/>
          <w:divBdr>
            <w:top w:val="single" w:sz="6" w:space="0" w:color="auto"/>
            <w:left w:val="single" w:sz="24" w:space="0" w:color="auto"/>
            <w:bottom w:val="single" w:sz="6" w:space="0" w:color="auto"/>
            <w:right w:val="single" w:sz="6" w:space="0" w:color="auto"/>
          </w:divBdr>
        </w:div>
        <w:div w:id="1954827304">
          <w:marLeft w:val="0"/>
          <w:marRight w:val="0"/>
          <w:marTop w:val="0"/>
          <w:marBottom w:val="120"/>
          <w:divBdr>
            <w:top w:val="single" w:sz="6" w:space="0" w:color="auto"/>
            <w:left w:val="single" w:sz="24" w:space="0" w:color="auto"/>
            <w:bottom w:val="single" w:sz="6" w:space="0" w:color="auto"/>
            <w:right w:val="single" w:sz="6" w:space="0" w:color="auto"/>
          </w:divBdr>
        </w:div>
        <w:div w:id="298190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6861905">
      <w:bodyDiv w:val="1"/>
      <w:marLeft w:val="0"/>
      <w:marRight w:val="0"/>
      <w:marTop w:val="0"/>
      <w:marBottom w:val="0"/>
      <w:divBdr>
        <w:top w:val="none" w:sz="0" w:space="0" w:color="auto"/>
        <w:left w:val="none" w:sz="0" w:space="0" w:color="auto"/>
        <w:bottom w:val="none" w:sz="0" w:space="0" w:color="auto"/>
        <w:right w:val="none" w:sz="0" w:space="0" w:color="auto"/>
      </w:divBdr>
    </w:div>
    <w:div w:id="1668172674">
      <w:bodyDiv w:val="1"/>
      <w:marLeft w:val="0"/>
      <w:marRight w:val="0"/>
      <w:marTop w:val="0"/>
      <w:marBottom w:val="0"/>
      <w:divBdr>
        <w:top w:val="none" w:sz="0" w:space="0" w:color="auto"/>
        <w:left w:val="none" w:sz="0" w:space="0" w:color="auto"/>
        <w:bottom w:val="none" w:sz="0" w:space="0" w:color="auto"/>
        <w:right w:val="none" w:sz="0" w:space="0" w:color="auto"/>
      </w:divBdr>
      <w:divsChild>
        <w:div w:id="1711176685">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55233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541">
          <w:marLeft w:val="0"/>
          <w:marRight w:val="0"/>
          <w:marTop w:val="0"/>
          <w:marBottom w:val="120"/>
          <w:divBdr>
            <w:top w:val="single" w:sz="6" w:space="0" w:color="auto"/>
            <w:left w:val="single" w:sz="24" w:space="0" w:color="auto"/>
            <w:bottom w:val="single" w:sz="6" w:space="0" w:color="auto"/>
            <w:right w:val="single" w:sz="6" w:space="0" w:color="auto"/>
          </w:divBdr>
        </w:div>
        <w:div w:id="5391271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6558302">
      <w:bodyDiv w:val="1"/>
      <w:marLeft w:val="0"/>
      <w:marRight w:val="0"/>
      <w:marTop w:val="0"/>
      <w:marBottom w:val="0"/>
      <w:divBdr>
        <w:top w:val="none" w:sz="0" w:space="0" w:color="auto"/>
        <w:left w:val="none" w:sz="0" w:space="0" w:color="auto"/>
        <w:bottom w:val="none" w:sz="0" w:space="0" w:color="auto"/>
        <w:right w:val="none" w:sz="0" w:space="0" w:color="auto"/>
      </w:divBdr>
      <w:divsChild>
        <w:div w:id="624192499">
          <w:marLeft w:val="0"/>
          <w:marRight w:val="0"/>
          <w:marTop w:val="0"/>
          <w:marBottom w:val="120"/>
          <w:divBdr>
            <w:top w:val="single" w:sz="6" w:space="0" w:color="auto"/>
            <w:left w:val="single" w:sz="24" w:space="0" w:color="auto"/>
            <w:bottom w:val="single" w:sz="6" w:space="0" w:color="auto"/>
            <w:right w:val="single" w:sz="6" w:space="0" w:color="auto"/>
          </w:divBdr>
        </w:div>
        <w:div w:id="465777813">
          <w:marLeft w:val="0"/>
          <w:marRight w:val="0"/>
          <w:marTop w:val="0"/>
          <w:marBottom w:val="120"/>
          <w:divBdr>
            <w:top w:val="single" w:sz="6" w:space="0" w:color="auto"/>
            <w:left w:val="single" w:sz="24" w:space="0" w:color="auto"/>
            <w:bottom w:val="single" w:sz="6" w:space="0" w:color="auto"/>
            <w:right w:val="single" w:sz="6" w:space="0" w:color="auto"/>
          </w:divBdr>
        </w:div>
        <w:div w:id="1830976834">
          <w:marLeft w:val="0"/>
          <w:marRight w:val="0"/>
          <w:marTop w:val="0"/>
          <w:marBottom w:val="120"/>
          <w:divBdr>
            <w:top w:val="single" w:sz="6" w:space="0" w:color="auto"/>
            <w:left w:val="single" w:sz="24" w:space="0" w:color="auto"/>
            <w:bottom w:val="single" w:sz="6" w:space="0" w:color="auto"/>
            <w:right w:val="single" w:sz="6" w:space="0" w:color="auto"/>
          </w:divBdr>
        </w:div>
        <w:div w:id="272172651">
          <w:marLeft w:val="0"/>
          <w:marRight w:val="0"/>
          <w:marTop w:val="0"/>
          <w:marBottom w:val="120"/>
          <w:divBdr>
            <w:top w:val="single" w:sz="6" w:space="0" w:color="auto"/>
            <w:left w:val="single" w:sz="24" w:space="0" w:color="auto"/>
            <w:bottom w:val="single" w:sz="6" w:space="0" w:color="auto"/>
            <w:right w:val="single" w:sz="6" w:space="0" w:color="auto"/>
          </w:divBdr>
        </w:div>
        <w:div w:id="69818750">
          <w:marLeft w:val="0"/>
          <w:marRight w:val="0"/>
          <w:marTop w:val="0"/>
          <w:marBottom w:val="120"/>
          <w:divBdr>
            <w:top w:val="single" w:sz="6" w:space="0" w:color="auto"/>
            <w:left w:val="single" w:sz="24" w:space="0" w:color="auto"/>
            <w:bottom w:val="single" w:sz="6" w:space="0" w:color="auto"/>
            <w:right w:val="single" w:sz="6" w:space="0" w:color="auto"/>
          </w:divBdr>
        </w:div>
      </w:divsChild>
    </w:div>
    <w:div w:id="1721787486">
      <w:bodyDiv w:val="1"/>
      <w:marLeft w:val="0"/>
      <w:marRight w:val="0"/>
      <w:marTop w:val="0"/>
      <w:marBottom w:val="0"/>
      <w:divBdr>
        <w:top w:val="none" w:sz="0" w:space="0" w:color="auto"/>
        <w:left w:val="none" w:sz="0" w:space="0" w:color="auto"/>
        <w:bottom w:val="none" w:sz="0" w:space="0" w:color="auto"/>
        <w:right w:val="none" w:sz="0" w:space="0" w:color="auto"/>
      </w:divBdr>
    </w:div>
    <w:div w:id="1738939896">
      <w:bodyDiv w:val="1"/>
      <w:marLeft w:val="0"/>
      <w:marRight w:val="0"/>
      <w:marTop w:val="0"/>
      <w:marBottom w:val="0"/>
      <w:divBdr>
        <w:top w:val="none" w:sz="0" w:space="0" w:color="auto"/>
        <w:left w:val="none" w:sz="0" w:space="0" w:color="auto"/>
        <w:bottom w:val="none" w:sz="0" w:space="0" w:color="auto"/>
        <w:right w:val="none" w:sz="0" w:space="0" w:color="auto"/>
      </w:divBdr>
      <w:divsChild>
        <w:div w:id="15366508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63406153">
      <w:bodyDiv w:val="1"/>
      <w:marLeft w:val="0"/>
      <w:marRight w:val="0"/>
      <w:marTop w:val="0"/>
      <w:marBottom w:val="0"/>
      <w:divBdr>
        <w:top w:val="none" w:sz="0" w:space="0" w:color="auto"/>
        <w:left w:val="none" w:sz="0" w:space="0" w:color="auto"/>
        <w:bottom w:val="none" w:sz="0" w:space="0" w:color="auto"/>
        <w:right w:val="none" w:sz="0" w:space="0" w:color="auto"/>
      </w:divBdr>
    </w:div>
    <w:div w:id="1772624087">
      <w:bodyDiv w:val="1"/>
      <w:marLeft w:val="0"/>
      <w:marRight w:val="0"/>
      <w:marTop w:val="0"/>
      <w:marBottom w:val="0"/>
      <w:divBdr>
        <w:top w:val="none" w:sz="0" w:space="0" w:color="auto"/>
        <w:left w:val="none" w:sz="0" w:space="0" w:color="auto"/>
        <w:bottom w:val="none" w:sz="0" w:space="0" w:color="auto"/>
        <w:right w:val="none" w:sz="0" w:space="0" w:color="auto"/>
      </w:divBdr>
      <w:divsChild>
        <w:div w:id="763764777">
          <w:marLeft w:val="0"/>
          <w:marRight w:val="0"/>
          <w:marTop w:val="0"/>
          <w:marBottom w:val="120"/>
          <w:divBdr>
            <w:top w:val="single" w:sz="6" w:space="0" w:color="auto"/>
            <w:left w:val="single" w:sz="24" w:space="0" w:color="auto"/>
            <w:bottom w:val="single" w:sz="6" w:space="0" w:color="auto"/>
            <w:right w:val="single" w:sz="6" w:space="0" w:color="auto"/>
          </w:divBdr>
        </w:div>
        <w:div w:id="1889106424">
          <w:marLeft w:val="0"/>
          <w:marRight w:val="0"/>
          <w:marTop w:val="0"/>
          <w:marBottom w:val="120"/>
          <w:divBdr>
            <w:top w:val="single" w:sz="6" w:space="0" w:color="auto"/>
            <w:left w:val="single" w:sz="24" w:space="0" w:color="auto"/>
            <w:bottom w:val="single" w:sz="6" w:space="0" w:color="auto"/>
            <w:right w:val="single" w:sz="6" w:space="0" w:color="auto"/>
          </w:divBdr>
        </w:div>
        <w:div w:id="206571182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09545834">
      <w:bodyDiv w:val="1"/>
      <w:marLeft w:val="0"/>
      <w:marRight w:val="0"/>
      <w:marTop w:val="0"/>
      <w:marBottom w:val="0"/>
      <w:divBdr>
        <w:top w:val="none" w:sz="0" w:space="0" w:color="auto"/>
        <w:left w:val="none" w:sz="0" w:space="0" w:color="auto"/>
        <w:bottom w:val="none" w:sz="0" w:space="0" w:color="auto"/>
        <w:right w:val="none" w:sz="0" w:space="0" w:color="auto"/>
      </w:divBdr>
    </w:div>
    <w:div w:id="1833332444">
      <w:bodyDiv w:val="1"/>
      <w:marLeft w:val="0"/>
      <w:marRight w:val="0"/>
      <w:marTop w:val="0"/>
      <w:marBottom w:val="0"/>
      <w:divBdr>
        <w:top w:val="none" w:sz="0" w:space="0" w:color="auto"/>
        <w:left w:val="none" w:sz="0" w:space="0" w:color="auto"/>
        <w:bottom w:val="none" w:sz="0" w:space="0" w:color="auto"/>
        <w:right w:val="none" w:sz="0" w:space="0" w:color="auto"/>
      </w:divBdr>
      <w:divsChild>
        <w:div w:id="2052463128">
          <w:marLeft w:val="0"/>
          <w:marRight w:val="0"/>
          <w:marTop w:val="0"/>
          <w:marBottom w:val="0"/>
          <w:divBdr>
            <w:top w:val="none" w:sz="0" w:space="0" w:color="auto"/>
            <w:left w:val="none" w:sz="0" w:space="0" w:color="auto"/>
            <w:bottom w:val="none" w:sz="0" w:space="0" w:color="auto"/>
            <w:right w:val="none" w:sz="0" w:space="0" w:color="auto"/>
          </w:divBdr>
        </w:div>
        <w:div w:id="1698042210">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4609672">
      <w:bodyDiv w:val="1"/>
      <w:marLeft w:val="0"/>
      <w:marRight w:val="0"/>
      <w:marTop w:val="0"/>
      <w:marBottom w:val="0"/>
      <w:divBdr>
        <w:top w:val="none" w:sz="0" w:space="0" w:color="auto"/>
        <w:left w:val="none" w:sz="0" w:space="0" w:color="auto"/>
        <w:bottom w:val="none" w:sz="0" w:space="0" w:color="auto"/>
        <w:right w:val="none" w:sz="0" w:space="0" w:color="auto"/>
      </w:divBdr>
    </w:div>
    <w:div w:id="1909002026">
      <w:bodyDiv w:val="1"/>
      <w:marLeft w:val="0"/>
      <w:marRight w:val="0"/>
      <w:marTop w:val="0"/>
      <w:marBottom w:val="0"/>
      <w:divBdr>
        <w:top w:val="none" w:sz="0" w:space="0" w:color="auto"/>
        <w:left w:val="none" w:sz="0" w:space="0" w:color="auto"/>
        <w:bottom w:val="none" w:sz="0" w:space="0" w:color="auto"/>
        <w:right w:val="none" w:sz="0" w:space="0" w:color="auto"/>
      </w:divBdr>
    </w:div>
    <w:div w:id="1922178629">
      <w:bodyDiv w:val="1"/>
      <w:marLeft w:val="0"/>
      <w:marRight w:val="0"/>
      <w:marTop w:val="0"/>
      <w:marBottom w:val="0"/>
      <w:divBdr>
        <w:top w:val="none" w:sz="0" w:space="0" w:color="auto"/>
        <w:left w:val="none" w:sz="0" w:space="0" w:color="auto"/>
        <w:bottom w:val="none" w:sz="0" w:space="0" w:color="auto"/>
        <w:right w:val="none" w:sz="0" w:space="0" w:color="auto"/>
      </w:divBdr>
      <w:divsChild>
        <w:div w:id="5091506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59601224">
      <w:bodyDiv w:val="1"/>
      <w:marLeft w:val="0"/>
      <w:marRight w:val="0"/>
      <w:marTop w:val="0"/>
      <w:marBottom w:val="0"/>
      <w:divBdr>
        <w:top w:val="none" w:sz="0" w:space="0" w:color="auto"/>
        <w:left w:val="none" w:sz="0" w:space="0" w:color="auto"/>
        <w:bottom w:val="none" w:sz="0" w:space="0" w:color="auto"/>
        <w:right w:val="none" w:sz="0" w:space="0" w:color="auto"/>
      </w:divBdr>
    </w:div>
    <w:div w:id="1970086843">
      <w:bodyDiv w:val="1"/>
      <w:marLeft w:val="0"/>
      <w:marRight w:val="0"/>
      <w:marTop w:val="0"/>
      <w:marBottom w:val="0"/>
      <w:divBdr>
        <w:top w:val="none" w:sz="0" w:space="0" w:color="auto"/>
        <w:left w:val="none" w:sz="0" w:space="0" w:color="auto"/>
        <w:bottom w:val="none" w:sz="0" w:space="0" w:color="auto"/>
        <w:right w:val="none" w:sz="0" w:space="0" w:color="auto"/>
      </w:divBdr>
      <w:divsChild>
        <w:div w:id="1671176206">
          <w:marLeft w:val="0"/>
          <w:marRight w:val="0"/>
          <w:marTop w:val="0"/>
          <w:marBottom w:val="0"/>
          <w:divBdr>
            <w:top w:val="none" w:sz="0" w:space="0" w:color="auto"/>
            <w:left w:val="none" w:sz="0" w:space="0" w:color="auto"/>
            <w:bottom w:val="none" w:sz="0" w:space="0" w:color="auto"/>
            <w:right w:val="none" w:sz="0" w:space="0" w:color="auto"/>
          </w:divBdr>
        </w:div>
      </w:divsChild>
    </w:div>
    <w:div w:id="1985815683">
      <w:bodyDiv w:val="1"/>
      <w:marLeft w:val="0"/>
      <w:marRight w:val="0"/>
      <w:marTop w:val="0"/>
      <w:marBottom w:val="0"/>
      <w:divBdr>
        <w:top w:val="none" w:sz="0" w:space="0" w:color="auto"/>
        <w:left w:val="none" w:sz="0" w:space="0" w:color="auto"/>
        <w:bottom w:val="none" w:sz="0" w:space="0" w:color="auto"/>
        <w:right w:val="none" w:sz="0" w:space="0" w:color="auto"/>
      </w:divBdr>
    </w:div>
    <w:div w:id="1987927470">
      <w:bodyDiv w:val="1"/>
      <w:marLeft w:val="0"/>
      <w:marRight w:val="0"/>
      <w:marTop w:val="0"/>
      <w:marBottom w:val="0"/>
      <w:divBdr>
        <w:top w:val="none" w:sz="0" w:space="0" w:color="auto"/>
        <w:left w:val="none" w:sz="0" w:space="0" w:color="auto"/>
        <w:bottom w:val="none" w:sz="0" w:space="0" w:color="auto"/>
        <w:right w:val="none" w:sz="0" w:space="0" w:color="auto"/>
      </w:divBdr>
      <w:divsChild>
        <w:div w:id="119538170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0233448">
      <w:bodyDiv w:val="1"/>
      <w:marLeft w:val="0"/>
      <w:marRight w:val="0"/>
      <w:marTop w:val="0"/>
      <w:marBottom w:val="0"/>
      <w:divBdr>
        <w:top w:val="none" w:sz="0" w:space="0" w:color="auto"/>
        <w:left w:val="none" w:sz="0" w:space="0" w:color="auto"/>
        <w:bottom w:val="none" w:sz="0" w:space="0" w:color="auto"/>
        <w:right w:val="none" w:sz="0" w:space="0" w:color="auto"/>
      </w:divBdr>
      <w:divsChild>
        <w:div w:id="980428107">
          <w:marLeft w:val="0"/>
          <w:marRight w:val="0"/>
          <w:marTop w:val="0"/>
          <w:marBottom w:val="120"/>
          <w:divBdr>
            <w:top w:val="single" w:sz="6" w:space="0" w:color="auto"/>
            <w:left w:val="single" w:sz="24" w:space="0" w:color="auto"/>
            <w:bottom w:val="single" w:sz="6" w:space="0" w:color="auto"/>
            <w:right w:val="single" w:sz="6" w:space="0" w:color="auto"/>
          </w:divBdr>
        </w:div>
        <w:div w:id="628508562">
          <w:marLeft w:val="0"/>
          <w:marRight w:val="0"/>
          <w:marTop w:val="0"/>
          <w:marBottom w:val="120"/>
          <w:divBdr>
            <w:top w:val="single" w:sz="6" w:space="0" w:color="auto"/>
            <w:left w:val="single" w:sz="24" w:space="0" w:color="auto"/>
            <w:bottom w:val="single" w:sz="6" w:space="0" w:color="auto"/>
            <w:right w:val="single" w:sz="6" w:space="0" w:color="auto"/>
          </w:divBdr>
        </w:div>
        <w:div w:id="64889783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34107894">
      <w:bodyDiv w:val="1"/>
      <w:marLeft w:val="0"/>
      <w:marRight w:val="0"/>
      <w:marTop w:val="0"/>
      <w:marBottom w:val="0"/>
      <w:divBdr>
        <w:top w:val="none" w:sz="0" w:space="0" w:color="auto"/>
        <w:left w:val="none" w:sz="0" w:space="0" w:color="auto"/>
        <w:bottom w:val="none" w:sz="0" w:space="0" w:color="auto"/>
        <w:right w:val="none" w:sz="0" w:space="0" w:color="auto"/>
      </w:divBdr>
      <w:divsChild>
        <w:div w:id="160865937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2901970">
      <w:bodyDiv w:val="1"/>
      <w:marLeft w:val="0"/>
      <w:marRight w:val="0"/>
      <w:marTop w:val="0"/>
      <w:marBottom w:val="0"/>
      <w:divBdr>
        <w:top w:val="none" w:sz="0" w:space="0" w:color="auto"/>
        <w:left w:val="none" w:sz="0" w:space="0" w:color="auto"/>
        <w:bottom w:val="none" w:sz="0" w:space="0" w:color="auto"/>
        <w:right w:val="none" w:sz="0" w:space="0" w:color="auto"/>
      </w:divBdr>
    </w:div>
    <w:div w:id="2067993247">
      <w:bodyDiv w:val="1"/>
      <w:marLeft w:val="0"/>
      <w:marRight w:val="0"/>
      <w:marTop w:val="0"/>
      <w:marBottom w:val="0"/>
      <w:divBdr>
        <w:top w:val="none" w:sz="0" w:space="0" w:color="auto"/>
        <w:left w:val="none" w:sz="0" w:space="0" w:color="auto"/>
        <w:bottom w:val="none" w:sz="0" w:space="0" w:color="auto"/>
        <w:right w:val="none" w:sz="0" w:space="0" w:color="auto"/>
      </w:divBdr>
      <w:divsChild>
        <w:div w:id="383064849">
          <w:marLeft w:val="0"/>
          <w:marRight w:val="0"/>
          <w:marTop w:val="0"/>
          <w:marBottom w:val="120"/>
          <w:divBdr>
            <w:top w:val="single" w:sz="6" w:space="0" w:color="auto"/>
            <w:left w:val="single" w:sz="24" w:space="0" w:color="auto"/>
            <w:bottom w:val="single" w:sz="6" w:space="0" w:color="auto"/>
            <w:right w:val="single" w:sz="6" w:space="0" w:color="auto"/>
          </w:divBdr>
        </w:div>
      </w:divsChild>
    </w:div>
    <w:div w:id="2092964545">
      <w:bodyDiv w:val="1"/>
      <w:marLeft w:val="0"/>
      <w:marRight w:val="0"/>
      <w:marTop w:val="0"/>
      <w:marBottom w:val="0"/>
      <w:divBdr>
        <w:top w:val="none" w:sz="0" w:space="0" w:color="auto"/>
        <w:left w:val="none" w:sz="0" w:space="0" w:color="auto"/>
        <w:bottom w:val="none" w:sz="0" w:space="0" w:color="auto"/>
        <w:right w:val="none" w:sz="0" w:space="0" w:color="auto"/>
      </w:divBdr>
      <w:divsChild>
        <w:div w:id="728767286">
          <w:marLeft w:val="0"/>
          <w:marRight w:val="0"/>
          <w:marTop w:val="0"/>
          <w:marBottom w:val="0"/>
          <w:divBdr>
            <w:top w:val="none" w:sz="0" w:space="0" w:color="auto"/>
            <w:left w:val="none" w:sz="0" w:space="0" w:color="auto"/>
            <w:bottom w:val="none" w:sz="0" w:space="0" w:color="auto"/>
            <w:right w:val="none" w:sz="0" w:space="0" w:color="auto"/>
          </w:divBdr>
        </w:div>
      </w:divsChild>
    </w:div>
    <w:div w:id="2098406739">
      <w:bodyDiv w:val="1"/>
      <w:marLeft w:val="0"/>
      <w:marRight w:val="0"/>
      <w:marTop w:val="0"/>
      <w:marBottom w:val="0"/>
      <w:divBdr>
        <w:top w:val="none" w:sz="0" w:space="0" w:color="auto"/>
        <w:left w:val="none" w:sz="0" w:space="0" w:color="auto"/>
        <w:bottom w:val="none" w:sz="0" w:space="0" w:color="auto"/>
        <w:right w:val="none" w:sz="0" w:space="0" w:color="auto"/>
      </w:divBdr>
    </w:div>
    <w:div w:id="2100717042">
      <w:bodyDiv w:val="1"/>
      <w:marLeft w:val="0"/>
      <w:marRight w:val="0"/>
      <w:marTop w:val="0"/>
      <w:marBottom w:val="0"/>
      <w:divBdr>
        <w:top w:val="none" w:sz="0" w:space="0" w:color="auto"/>
        <w:left w:val="none" w:sz="0" w:space="0" w:color="auto"/>
        <w:bottom w:val="none" w:sz="0" w:space="0" w:color="auto"/>
        <w:right w:val="none" w:sz="0" w:space="0" w:color="auto"/>
      </w:divBdr>
    </w:div>
    <w:div w:id="2120488812">
      <w:bodyDiv w:val="1"/>
      <w:marLeft w:val="0"/>
      <w:marRight w:val="0"/>
      <w:marTop w:val="0"/>
      <w:marBottom w:val="0"/>
      <w:divBdr>
        <w:top w:val="none" w:sz="0" w:space="0" w:color="auto"/>
        <w:left w:val="none" w:sz="0" w:space="0" w:color="auto"/>
        <w:bottom w:val="none" w:sz="0" w:space="0" w:color="auto"/>
        <w:right w:val="none" w:sz="0" w:space="0" w:color="auto"/>
      </w:divBdr>
    </w:div>
    <w:div w:id="2132548925">
      <w:bodyDiv w:val="1"/>
      <w:marLeft w:val="0"/>
      <w:marRight w:val="0"/>
      <w:marTop w:val="0"/>
      <w:marBottom w:val="0"/>
      <w:divBdr>
        <w:top w:val="none" w:sz="0" w:space="0" w:color="auto"/>
        <w:left w:val="none" w:sz="0" w:space="0" w:color="auto"/>
        <w:bottom w:val="none" w:sz="0" w:space="0" w:color="auto"/>
        <w:right w:val="none" w:sz="0" w:space="0" w:color="auto"/>
      </w:divBdr>
    </w:div>
    <w:div w:id="2138523593">
      <w:bodyDiv w:val="1"/>
      <w:marLeft w:val="0"/>
      <w:marRight w:val="0"/>
      <w:marTop w:val="0"/>
      <w:marBottom w:val="0"/>
      <w:divBdr>
        <w:top w:val="none" w:sz="0" w:space="0" w:color="auto"/>
        <w:left w:val="none" w:sz="0" w:space="0" w:color="auto"/>
        <w:bottom w:val="none" w:sz="0" w:space="0" w:color="auto"/>
        <w:right w:val="none" w:sz="0" w:space="0" w:color="auto"/>
      </w:divBdr>
      <w:divsChild>
        <w:div w:id="2114200485">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javatpoint.com/java-awt-label"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s://www.javatpoint.com/java-awt-choice"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javatpoint.com/java-actionlistener" TargetMode="External"/><Relationship Id="rId63" Type="http://schemas.openxmlformats.org/officeDocument/2006/relationships/image" Target="media/image38.png"/><Relationship Id="rId68" Type="http://schemas.openxmlformats.org/officeDocument/2006/relationships/image" Target="media/image41.png"/><Relationship Id="rId76" Type="http://schemas.openxmlformats.org/officeDocument/2006/relationships/hyperlink" Target="https://www.javatpoint.com/scala-vector" TargetMode="External"/><Relationship Id="rId84" Type="http://schemas.openxmlformats.org/officeDocument/2006/relationships/image" Target="media/image51.png"/><Relationship Id="rId89"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hyperlink" Target="https://www.javatpoint.com/object-and-class-in-java" TargetMode="External"/><Relationship Id="rId29" Type="http://schemas.openxmlformats.org/officeDocument/2006/relationships/hyperlink" Target="https://www.javatpoint.com/object-and-class-in-java" TargetMode="External"/><Relationship Id="rId11" Type="http://schemas.openxmlformats.org/officeDocument/2006/relationships/hyperlink" Target="https://www.javatpoint.com/java-awt" TargetMode="External"/><Relationship Id="rId24" Type="http://schemas.openxmlformats.org/officeDocument/2006/relationships/hyperlink" Target="https://www.javatpoint.com/java-awt-button"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www.javatpoint.com/package" TargetMode="External"/><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3.png"/><Relationship Id="rId66" Type="http://schemas.openxmlformats.org/officeDocument/2006/relationships/hyperlink" Target="https://www.javatpoint.com/java-string" TargetMode="External"/><Relationship Id="rId74" Type="http://schemas.openxmlformats.org/officeDocument/2006/relationships/hyperlink" Target="https://www.javatpoint.com/java-jcomponent" TargetMode="External"/><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49.png"/><Relationship Id="rId90" Type="http://schemas.openxmlformats.org/officeDocument/2006/relationships/image" Target="media/image57.jpeg"/><Relationship Id="rId95" Type="http://schemas.openxmlformats.org/officeDocument/2006/relationships/theme" Target="theme/theme1.xml"/><Relationship Id="rId19" Type="http://schemas.openxmlformats.org/officeDocument/2006/relationships/hyperlink" Target="https://www.javatpoint.com/java-awt-textarea" TargetMode="External"/><Relationship Id="rId14" Type="http://schemas.openxmlformats.org/officeDocument/2006/relationships/image" Target="media/image4.png"/><Relationship Id="rId22" Type="http://schemas.openxmlformats.org/officeDocument/2006/relationships/hyperlink" Target="https://www.javatpoint.com/java-awt-list"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javatpoint.com/java-awt-popupmenu"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2.jpeg"/><Relationship Id="rId77" Type="http://schemas.openxmlformats.org/officeDocument/2006/relationships/hyperlink" Target="https://www.javatpoint.com/java-actionlistener" TargetMode="External"/><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image" Target="media/image45.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clear.rice.edu/comp310/JavaResources/GUI/" TargetMode="External"/><Relationship Id="rId3" Type="http://schemas.openxmlformats.org/officeDocument/2006/relationships/styles" Target="styles.xml"/><Relationship Id="rId12" Type="http://schemas.openxmlformats.org/officeDocument/2006/relationships/hyperlink" Target="https://www.javatpoint.com/java-swing" TargetMode="External"/><Relationship Id="rId17" Type="http://schemas.openxmlformats.org/officeDocument/2006/relationships/hyperlink" Target="https://www.javatpoint.com/java-awt-textfield" TargetMode="External"/><Relationship Id="rId25" Type="http://schemas.openxmlformats.org/officeDocument/2006/relationships/image" Target="media/image6.png"/><Relationship Id="rId33" Type="http://schemas.openxmlformats.org/officeDocument/2006/relationships/hyperlink" Target="https://www.javatpoint.com/object-and-class-in-java"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s://www.javatpoint.com/java-awt-checkbox"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7.png"/><Relationship Id="rId70" Type="http://schemas.openxmlformats.org/officeDocument/2006/relationships/image" Target="media/image43.jpeg"/><Relationship Id="rId75" Type="http://schemas.openxmlformats.org/officeDocument/2006/relationships/hyperlink" Target="https://www.javatpoint.com/array-in-java" TargetMode="Externa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package"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5.jpeg"/><Relationship Id="rId57" Type="http://schemas.openxmlformats.org/officeDocument/2006/relationships/image" Target="media/image32.png"/><Relationship Id="rId10" Type="http://schemas.openxmlformats.org/officeDocument/2006/relationships/hyperlink" Target="https://www.javatpoint.com/java-tutorial" TargetMode="External"/><Relationship Id="rId31" Type="http://schemas.openxmlformats.org/officeDocument/2006/relationships/hyperlink" Target="https://www.javatpoint.com/object-and-class-in-java"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s://www.javatpoint.com/java-jtogglebutton" TargetMode="External"/><Relationship Id="rId73" Type="http://schemas.openxmlformats.org/officeDocument/2006/relationships/hyperlink" Target="https://www.javatpoint.com/java-jmenuitem-and-jmenu" TargetMode="External"/><Relationship Id="rId78" Type="http://schemas.openxmlformats.org/officeDocument/2006/relationships/hyperlink" Target="https://www.javatpoint.com/java-itemlistener" TargetMode="External"/><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AC415-7FBC-438C-8F61-42964B83D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93</Pages>
  <Words>11169</Words>
  <Characters>63664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dc:creator>
  <cp:keywords/>
  <dc:description/>
  <cp:lastModifiedBy>Rahul Dange</cp:lastModifiedBy>
  <cp:revision>109</cp:revision>
  <dcterms:created xsi:type="dcterms:W3CDTF">2021-05-08T12:11:00Z</dcterms:created>
  <dcterms:modified xsi:type="dcterms:W3CDTF">2022-05-10T17:33:00Z</dcterms:modified>
</cp:coreProperties>
</file>